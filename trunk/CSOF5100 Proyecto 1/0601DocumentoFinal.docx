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9A4094">
        <w:rPr>
          <w:rFonts w:eastAsiaTheme="minorEastAsia" w:cstheme="minorBidi"/>
        </w:rPr>
        <w:fldChar w:fldCharType="begin"/>
      </w:r>
      <w:r w:rsidR="00360959" w:rsidRPr="00ED1E8D">
        <w:instrText xml:space="preserve"> TOC \o "1-3" \h \z \u </w:instrText>
      </w:r>
      <w:r w:rsidRPr="009A4094">
        <w:rPr>
          <w:rFonts w:eastAsiaTheme="minorEastAsia" w:cstheme="minorBidi"/>
        </w:rPr>
        <w:fldChar w:fldCharType="separate"/>
      </w:r>
      <w:hyperlink w:anchor="_Toc295643380" w:history="1">
        <w:r w:rsidR="00406852" w:rsidRPr="00BE4BAA">
          <w:rPr>
            <w:rStyle w:val="Hipervnculo"/>
            <w:b/>
            <w:smallCaps/>
            <w:noProof/>
          </w:rPr>
          <w:t>1.</w:t>
        </w:r>
        <w:r w:rsidR="00406852">
          <w:rPr>
            <w:rFonts w:asciiTheme="minorHAnsi" w:eastAsiaTheme="minorEastAsia" w:hAnsiTheme="minorHAnsi" w:cstheme="minorBidi"/>
            <w:noProof/>
            <w:lang w:val="es-CO" w:eastAsia="es-CO"/>
          </w:rPr>
          <w:tab/>
        </w:r>
        <w:r w:rsidR="00406852" w:rsidRPr="00BE4BAA">
          <w:rPr>
            <w:rStyle w:val="Hipervnculo"/>
            <w:b/>
            <w:smallCaps/>
            <w:noProof/>
          </w:rPr>
          <w:t>Introducción</w:t>
        </w:r>
        <w:r w:rsidR="00406852">
          <w:rPr>
            <w:noProof/>
            <w:webHidden/>
          </w:rPr>
          <w:tab/>
        </w:r>
        <w:r>
          <w:rPr>
            <w:noProof/>
            <w:webHidden/>
          </w:rPr>
          <w:fldChar w:fldCharType="begin"/>
        </w:r>
        <w:r w:rsidR="00406852">
          <w:rPr>
            <w:noProof/>
            <w:webHidden/>
          </w:rPr>
          <w:instrText xml:space="preserve"> PAGEREF _Toc295643380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1" w:history="1">
        <w:r w:rsidR="00406852" w:rsidRPr="00BE4BAA">
          <w:rPr>
            <w:rStyle w:val="Hipervnculo"/>
            <w:b/>
            <w:smallCaps/>
            <w:noProof/>
          </w:rPr>
          <w:t>2.</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w:t>
        </w:r>
        <w:r w:rsidR="00406852">
          <w:rPr>
            <w:noProof/>
            <w:webHidden/>
          </w:rPr>
          <w:tab/>
        </w:r>
        <w:r>
          <w:rPr>
            <w:noProof/>
            <w:webHidden/>
          </w:rPr>
          <w:fldChar w:fldCharType="begin"/>
        </w:r>
        <w:r w:rsidR="00406852">
          <w:rPr>
            <w:noProof/>
            <w:webHidden/>
          </w:rPr>
          <w:instrText xml:space="preserve"> PAGEREF _Toc295643381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2" w:history="1">
        <w:r w:rsidR="00406852" w:rsidRPr="00BE4BAA">
          <w:rPr>
            <w:rStyle w:val="Hipervnculo"/>
            <w:b/>
            <w:smallCaps/>
            <w:noProof/>
          </w:rPr>
          <w:t>2.1.</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 Específicos</w:t>
        </w:r>
        <w:r w:rsidR="00406852">
          <w:rPr>
            <w:noProof/>
            <w:webHidden/>
          </w:rPr>
          <w:tab/>
        </w:r>
        <w:r>
          <w:rPr>
            <w:noProof/>
            <w:webHidden/>
          </w:rPr>
          <w:fldChar w:fldCharType="begin"/>
        </w:r>
        <w:r w:rsidR="00406852">
          <w:rPr>
            <w:noProof/>
            <w:webHidden/>
          </w:rPr>
          <w:instrText xml:space="preserve"> PAGEREF _Toc295643382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3" w:history="1">
        <w:r w:rsidR="00406852" w:rsidRPr="00BE4BAA">
          <w:rPr>
            <w:rStyle w:val="Hipervnculo"/>
            <w:b/>
            <w:smallCaps/>
            <w:noProof/>
          </w:rPr>
          <w:t>3.</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objetivo</w:t>
        </w:r>
        <w:r w:rsidR="00406852">
          <w:rPr>
            <w:noProof/>
            <w:webHidden/>
          </w:rPr>
          <w:tab/>
        </w:r>
        <w:r>
          <w:rPr>
            <w:noProof/>
            <w:webHidden/>
          </w:rPr>
          <w:fldChar w:fldCharType="begin"/>
        </w:r>
        <w:r w:rsidR="00406852">
          <w:rPr>
            <w:noProof/>
            <w:webHidden/>
          </w:rPr>
          <w:instrText xml:space="preserve"> PAGEREF _Toc295643383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4" w:history="1">
        <w:r w:rsidR="00406852" w:rsidRPr="00BE4BAA">
          <w:rPr>
            <w:rStyle w:val="Hipervnculo"/>
            <w:b/>
            <w:smallCaps/>
            <w:noProof/>
          </w:rPr>
          <w:t>3.1.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_Toc295643384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5" w:history="1">
        <w:r w:rsidR="00406852" w:rsidRPr="00BE4BAA">
          <w:rPr>
            <w:rStyle w:val="Hipervnculo"/>
            <w:b/>
            <w:smallCaps/>
            <w:noProof/>
          </w:rPr>
          <w:t>3.2.</w:t>
        </w:r>
        <w:r w:rsidR="00406852">
          <w:rPr>
            <w:rFonts w:asciiTheme="minorHAnsi" w:eastAsiaTheme="minorEastAsia" w:hAnsiTheme="minorHAnsi" w:cstheme="minorBidi"/>
            <w:noProof/>
            <w:lang w:val="es-CO" w:eastAsia="es-CO"/>
          </w:rPr>
          <w:tab/>
        </w:r>
        <w:r w:rsidR="00406852" w:rsidRPr="00BE4BAA">
          <w:rPr>
            <w:rStyle w:val="Hipervnculo"/>
            <w:b/>
            <w:smallCaps/>
            <w:noProof/>
          </w:rPr>
          <w:t>Motivadores de negocio</w:t>
        </w:r>
        <w:r w:rsidR="00406852">
          <w:rPr>
            <w:noProof/>
            <w:webHidden/>
          </w:rPr>
          <w:tab/>
        </w:r>
        <w:r>
          <w:rPr>
            <w:noProof/>
            <w:webHidden/>
          </w:rPr>
          <w:fldChar w:fldCharType="begin"/>
        </w:r>
        <w:r w:rsidR="00406852">
          <w:rPr>
            <w:noProof/>
            <w:webHidden/>
          </w:rPr>
          <w:instrText xml:space="preserve"> PAGEREF _Toc295643385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6" w:history="1">
        <w:r w:rsidR="00406852" w:rsidRPr="00BE4BAA">
          <w:rPr>
            <w:rStyle w:val="Hipervnculo"/>
            <w:b/>
            <w:smallCaps/>
            <w:noProof/>
          </w:rPr>
          <w:t>3.3.</w:t>
        </w:r>
        <w:r w:rsidR="00406852">
          <w:rPr>
            <w:rFonts w:asciiTheme="minorHAnsi" w:eastAsiaTheme="minorEastAsia" w:hAnsiTheme="minorHAnsi" w:cstheme="minorBidi"/>
            <w:noProof/>
            <w:lang w:val="es-CO" w:eastAsia="es-CO"/>
          </w:rPr>
          <w:tab/>
        </w:r>
        <w:r w:rsidR="00406852" w:rsidRPr="00BE4BAA">
          <w:rPr>
            <w:rStyle w:val="Hipervnculo"/>
            <w:b/>
            <w:smallCaps/>
            <w:noProof/>
          </w:rPr>
          <w:t>Stakeholders</w:t>
        </w:r>
        <w:r w:rsidR="00406852">
          <w:rPr>
            <w:noProof/>
            <w:webHidden/>
          </w:rPr>
          <w:tab/>
        </w:r>
        <w:r>
          <w:rPr>
            <w:noProof/>
            <w:webHidden/>
          </w:rPr>
          <w:fldChar w:fldCharType="begin"/>
        </w:r>
        <w:r w:rsidR="00406852">
          <w:rPr>
            <w:noProof/>
            <w:webHidden/>
          </w:rPr>
          <w:instrText xml:space="preserve"> PAGEREF _Toc295643386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7" w:history="1">
        <w:r w:rsidR="00406852" w:rsidRPr="00BE4BAA">
          <w:rPr>
            <w:rStyle w:val="Hipervnculo"/>
            <w:b/>
            <w:smallCaps/>
            <w:noProof/>
          </w:rPr>
          <w:t>3.4.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negocio</w:t>
        </w:r>
        <w:r w:rsidR="00406852">
          <w:rPr>
            <w:noProof/>
            <w:webHidden/>
          </w:rPr>
          <w:tab/>
        </w:r>
        <w:r>
          <w:rPr>
            <w:noProof/>
            <w:webHidden/>
          </w:rPr>
          <w:fldChar w:fldCharType="begin"/>
        </w:r>
        <w:r w:rsidR="00406852">
          <w:rPr>
            <w:noProof/>
            <w:webHidden/>
          </w:rPr>
          <w:instrText xml:space="preserve"> PAGEREF _Toc295643387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8" w:history="1">
        <w:r w:rsidR="00406852" w:rsidRPr="00BE4BAA">
          <w:rPr>
            <w:rStyle w:val="Hipervnculo"/>
            <w:b/>
            <w:smallCaps/>
            <w:noProof/>
          </w:rPr>
          <w:t>3.5.</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datos</w:t>
        </w:r>
        <w:r w:rsidR="00406852">
          <w:rPr>
            <w:noProof/>
            <w:webHidden/>
          </w:rPr>
          <w:tab/>
        </w:r>
        <w:r>
          <w:rPr>
            <w:noProof/>
            <w:webHidden/>
          </w:rPr>
          <w:fldChar w:fldCharType="begin"/>
        </w:r>
        <w:r w:rsidR="00406852">
          <w:rPr>
            <w:noProof/>
            <w:webHidden/>
          </w:rPr>
          <w:instrText xml:space="preserve"> PAGEREF _Toc295643388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9" w:history="1">
        <w:r w:rsidR="00406852" w:rsidRPr="00BE4BAA">
          <w:rPr>
            <w:rStyle w:val="Hipervnculo"/>
            <w:b/>
            <w:smallCaps/>
            <w:noProof/>
          </w:rPr>
          <w:t>3.6.</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aplicaciones</w:t>
        </w:r>
        <w:r w:rsidR="00406852">
          <w:rPr>
            <w:noProof/>
            <w:webHidden/>
          </w:rPr>
          <w:tab/>
        </w:r>
        <w:r>
          <w:rPr>
            <w:noProof/>
            <w:webHidden/>
          </w:rPr>
          <w:fldChar w:fldCharType="begin"/>
        </w:r>
        <w:r w:rsidR="00406852">
          <w:rPr>
            <w:noProof/>
            <w:webHidden/>
          </w:rPr>
          <w:instrText xml:space="preserve"> PAGEREF _Toc295643389 \h </w:instrText>
        </w:r>
        <w:r>
          <w:rPr>
            <w:noProof/>
            <w:webHidden/>
          </w:rPr>
        </w:r>
        <w:r>
          <w:rPr>
            <w:noProof/>
            <w:webHidden/>
          </w:rPr>
          <w:fldChar w:fldCharType="separate"/>
        </w:r>
        <w:r w:rsidR="00406852">
          <w:rPr>
            <w:noProof/>
            <w:webHidden/>
          </w:rPr>
          <w:t>5</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0" w:history="1">
        <w:r w:rsidR="00406852" w:rsidRPr="00BE4BAA">
          <w:rPr>
            <w:rStyle w:val="Hipervnculo"/>
            <w:b/>
            <w:smallCaps/>
            <w:noProof/>
          </w:rPr>
          <w:t>3.7.</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tecnológica</w:t>
        </w:r>
        <w:r w:rsidR="00406852">
          <w:rPr>
            <w:noProof/>
            <w:webHidden/>
          </w:rPr>
          <w:tab/>
        </w:r>
        <w:r>
          <w:rPr>
            <w:noProof/>
            <w:webHidden/>
          </w:rPr>
          <w:fldChar w:fldCharType="begin"/>
        </w:r>
        <w:r w:rsidR="00406852">
          <w:rPr>
            <w:noProof/>
            <w:webHidden/>
          </w:rPr>
          <w:instrText xml:space="preserve"> PAGEREF _Toc295643390 \h </w:instrText>
        </w:r>
        <w:r>
          <w:rPr>
            <w:noProof/>
            <w:webHidden/>
          </w:rPr>
        </w:r>
        <w:r>
          <w:rPr>
            <w:noProof/>
            <w:webHidden/>
          </w:rPr>
          <w:fldChar w:fldCharType="separate"/>
        </w:r>
        <w:r w:rsidR="00406852">
          <w:rPr>
            <w:noProof/>
            <w:webHidden/>
          </w:rPr>
          <w:t>6</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91" w:history="1">
        <w:r w:rsidR="00406852" w:rsidRPr="00BE4BAA">
          <w:rPr>
            <w:rStyle w:val="Hipervnculo"/>
            <w:b/>
            <w:smallCaps/>
            <w:noProof/>
          </w:rPr>
          <w:t>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Solución</w:t>
        </w:r>
        <w:r w:rsidR="00406852">
          <w:rPr>
            <w:noProof/>
            <w:webHidden/>
          </w:rPr>
          <w:tab/>
        </w:r>
        <w:r>
          <w:rPr>
            <w:noProof/>
            <w:webHidden/>
          </w:rPr>
          <w:fldChar w:fldCharType="begin"/>
        </w:r>
        <w:r w:rsidR="00406852">
          <w:rPr>
            <w:noProof/>
            <w:webHidden/>
          </w:rPr>
          <w:instrText xml:space="preserve"> PAGEREF _Toc295643391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2" w:history="1">
        <w:r w:rsidR="00406852" w:rsidRPr="00BE4BAA">
          <w:rPr>
            <w:rStyle w:val="Hipervnculo"/>
            <w:b/>
            <w:smallCaps/>
            <w:noProof/>
          </w:rPr>
          <w:t>4.1.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_Toc295643392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3" w:history="1">
        <w:r w:rsidR="00406852" w:rsidRPr="00BE4BAA">
          <w:rPr>
            <w:rStyle w:val="Hipervnculo"/>
            <w:b/>
            <w:smallCaps/>
            <w:noProof/>
          </w:rPr>
          <w:t>4.2.</w:t>
        </w:r>
        <w:r w:rsidR="00406852">
          <w:rPr>
            <w:rFonts w:asciiTheme="minorHAnsi" w:eastAsiaTheme="minorEastAsia" w:hAnsiTheme="minorHAnsi" w:cstheme="minorBidi"/>
            <w:noProof/>
            <w:lang w:val="es-CO" w:eastAsia="es-CO"/>
          </w:rPr>
          <w:tab/>
        </w:r>
        <w:r w:rsidR="00406852" w:rsidRPr="00BE4BAA">
          <w:rPr>
            <w:rStyle w:val="Hipervnculo"/>
            <w:b/>
            <w:smallCaps/>
            <w:noProof/>
          </w:rPr>
          <w:t>Blue-Print de Arquitectura</w:t>
        </w:r>
        <w:r w:rsidR="00406852">
          <w:rPr>
            <w:noProof/>
            <w:webHidden/>
          </w:rPr>
          <w:tab/>
        </w:r>
        <w:r>
          <w:rPr>
            <w:noProof/>
            <w:webHidden/>
          </w:rPr>
          <w:fldChar w:fldCharType="begin"/>
        </w:r>
        <w:r w:rsidR="00406852">
          <w:rPr>
            <w:noProof/>
            <w:webHidden/>
          </w:rPr>
          <w:instrText xml:space="preserve"> PAGEREF _Toc295643393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9A4094" w:rsidP="00406852">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5643394" w:history="1">
        <w:r w:rsidR="00406852" w:rsidRPr="00BE4BAA">
          <w:rPr>
            <w:rStyle w:val="Hipervnculo"/>
            <w:b/>
            <w:smallCaps/>
            <w:noProof/>
          </w:rPr>
          <w:t>4.2.1.</w:t>
        </w:r>
        <w:r w:rsidR="00406852">
          <w:rPr>
            <w:rFonts w:asciiTheme="minorHAnsi" w:eastAsiaTheme="minorEastAsia" w:hAnsiTheme="minorHAnsi" w:cstheme="minorBidi"/>
            <w:noProof/>
            <w:lang w:val="es-CO" w:eastAsia="es-CO"/>
          </w:rPr>
          <w:tab/>
        </w:r>
        <w:r w:rsidR="00406852" w:rsidRPr="00BE4BAA">
          <w:rPr>
            <w:rStyle w:val="Hipervnculo"/>
            <w:b/>
            <w:smallCaps/>
            <w:noProof/>
          </w:rPr>
          <w:t>Requerimientos no funcionales</w:t>
        </w:r>
        <w:r w:rsidR="00406852">
          <w:rPr>
            <w:noProof/>
            <w:webHidden/>
          </w:rPr>
          <w:tab/>
        </w:r>
        <w:r>
          <w:rPr>
            <w:noProof/>
            <w:webHidden/>
          </w:rPr>
          <w:fldChar w:fldCharType="begin"/>
        </w:r>
        <w:r w:rsidR="00406852">
          <w:rPr>
            <w:noProof/>
            <w:webHidden/>
          </w:rPr>
          <w:instrText xml:space="preserve"> PAGEREF _Toc295643394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5" w:history="1">
        <w:r w:rsidR="00406852" w:rsidRPr="00BE4BAA">
          <w:rPr>
            <w:rStyle w:val="Hipervnculo"/>
            <w:b/>
            <w:smallCaps/>
            <w:noProof/>
          </w:rPr>
          <w:t>4.3.</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identificados en cada una de las vistas</w:t>
        </w:r>
        <w:r w:rsidR="00406852">
          <w:rPr>
            <w:noProof/>
            <w:webHidden/>
          </w:rPr>
          <w:tab/>
        </w:r>
        <w:r>
          <w:rPr>
            <w:noProof/>
            <w:webHidden/>
          </w:rPr>
          <w:fldChar w:fldCharType="begin"/>
        </w:r>
        <w:r w:rsidR="00406852">
          <w:rPr>
            <w:noProof/>
            <w:webHidden/>
          </w:rPr>
          <w:instrText xml:space="preserve"> PAGEREF _Toc295643395 \h </w:instrText>
        </w:r>
        <w:r>
          <w:rPr>
            <w:noProof/>
            <w:webHidden/>
          </w:rPr>
        </w:r>
        <w:r>
          <w:rPr>
            <w:noProof/>
            <w:webHidden/>
          </w:rPr>
          <w:fldChar w:fldCharType="separate"/>
        </w:r>
        <w:r w:rsidR="00406852">
          <w:rPr>
            <w:noProof/>
            <w:webHidden/>
          </w:rPr>
          <w:t>11</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6" w:history="1">
        <w:r w:rsidR="00406852" w:rsidRPr="00BE4BAA">
          <w:rPr>
            <w:rStyle w:val="Hipervnculo"/>
            <w:b/>
            <w:smallCaps/>
            <w:noProof/>
          </w:rPr>
          <w:t>4.4.</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Consolidados</w:t>
        </w:r>
        <w:r w:rsidR="00406852">
          <w:rPr>
            <w:noProof/>
            <w:webHidden/>
          </w:rPr>
          <w:tab/>
        </w:r>
        <w:r>
          <w:rPr>
            <w:noProof/>
            <w:webHidden/>
          </w:rPr>
          <w:fldChar w:fldCharType="begin"/>
        </w:r>
        <w:r w:rsidR="00406852">
          <w:rPr>
            <w:noProof/>
            <w:webHidden/>
          </w:rPr>
          <w:instrText xml:space="preserve"> PAGEREF _Toc295643396 \h </w:instrText>
        </w:r>
        <w:r>
          <w:rPr>
            <w:noProof/>
            <w:webHidden/>
          </w:rPr>
        </w:r>
        <w:r>
          <w:rPr>
            <w:noProof/>
            <w:webHidden/>
          </w:rPr>
          <w:fldChar w:fldCharType="separate"/>
        </w:r>
        <w:r w:rsidR="00406852">
          <w:rPr>
            <w:noProof/>
            <w:webHidden/>
          </w:rPr>
          <w:t>13</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7" w:history="1">
        <w:r w:rsidR="00406852" w:rsidRPr="00BE4BAA">
          <w:rPr>
            <w:rStyle w:val="Hipervnculo"/>
            <w:b/>
            <w:smallCaps/>
            <w:noProof/>
          </w:rPr>
          <w:t>4.5.</w:t>
        </w:r>
        <w:r w:rsidR="00406852">
          <w:rPr>
            <w:rFonts w:asciiTheme="minorHAnsi" w:eastAsiaTheme="minorEastAsia" w:hAnsiTheme="minorHAnsi" w:cstheme="minorBidi"/>
            <w:noProof/>
            <w:lang w:val="es-CO" w:eastAsia="es-CO"/>
          </w:rPr>
          <w:tab/>
        </w:r>
        <w:r w:rsidR="00406852" w:rsidRPr="00BE4BAA">
          <w:rPr>
            <w:rStyle w:val="Hipervnculo"/>
            <w:b/>
            <w:smallCaps/>
            <w:noProof/>
          </w:rPr>
          <w:t>Priorización de proyectos</w:t>
        </w:r>
        <w:r w:rsidR="00406852">
          <w:rPr>
            <w:noProof/>
            <w:webHidden/>
          </w:rPr>
          <w:tab/>
        </w:r>
        <w:r>
          <w:rPr>
            <w:noProof/>
            <w:webHidden/>
          </w:rPr>
          <w:fldChar w:fldCharType="begin"/>
        </w:r>
        <w:r w:rsidR="00406852">
          <w:rPr>
            <w:noProof/>
            <w:webHidden/>
          </w:rPr>
          <w:instrText xml:space="preserve"> PAGEREF _Toc295643397 \h </w:instrText>
        </w:r>
        <w:r>
          <w:rPr>
            <w:noProof/>
            <w:webHidden/>
          </w:rPr>
        </w:r>
        <w:r>
          <w:rPr>
            <w:noProof/>
            <w:webHidden/>
          </w:rPr>
          <w:fldChar w:fldCharType="separate"/>
        </w:r>
        <w:r w:rsidR="00406852">
          <w:rPr>
            <w:noProof/>
            <w:webHidden/>
          </w:rPr>
          <w:t>17</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8" w:history="1">
        <w:r w:rsidR="00406852" w:rsidRPr="00BE4BAA">
          <w:rPr>
            <w:rStyle w:val="Hipervnculo"/>
            <w:b/>
            <w:smallCaps/>
            <w:noProof/>
          </w:rPr>
          <w:t>4.6.</w:t>
        </w:r>
        <w:r w:rsidR="00406852">
          <w:rPr>
            <w:rFonts w:asciiTheme="minorHAnsi" w:eastAsiaTheme="minorEastAsia" w:hAnsiTheme="minorHAnsi" w:cstheme="minorBidi"/>
            <w:noProof/>
            <w:lang w:val="es-CO" w:eastAsia="es-CO"/>
          </w:rPr>
          <w:tab/>
        </w:r>
        <w:r w:rsidR="00406852" w:rsidRPr="00BE4BAA">
          <w:rPr>
            <w:rStyle w:val="Hipervnculo"/>
            <w:b/>
            <w:smallCaps/>
            <w:noProof/>
          </w:rPr>
          <w:t>Alcance de la solución</w:t>
        </w:r>
        <w:r w:rsidR="00406852">
          <w:rPr>
            <w:noProof/>
            <w:webHidden/>
          </w:rPr>
          <w:tab/>
        </w:r>
        <w:r>
          <w:rPr>
            <w:noProof/>
            <w:webHidden/>
          </w:rPr>
          <w:fldChar w:fldCharType="begin"/>
        </w:r>
        <w:r w:rsidR="00406852">
          <w:rPr>
            <w:noProof/>
            <w:webHidden/>
          </w:rPr>
          <w:instrText xml:space="preserve"> PAGEREF _Toc295643398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9" w:history="1">
        <w:r w:rsidR="00406852" w:rsidRPr="00BE4BAA">
          <w:rPr>
            <w:rStyle w:val="Hipervnculo"/>
            <w:b/>
            <w:smallCaps/>
            <w:noProof/>
          </w:rPr>
          <w:t>4.7.</w:t>
        </w:r>
        <w:r w:rsidR="00406852">
          <w:rPr>
            <w:rFonts w:asciiTheme="minorHAnsi" w:eastAsiaTheme="minorEastAsia" w:hAnsiTheme="minorHAnsi" w:cstheme="minorBidi"/>
            <w:noProof/>
            <w:lang w:val="es-CO" w:eastAsia="es-CO"/>
          </w:rPr>
          <w:tab/>
        </w:r>
        <w:r w:rsidR="00406852" w:rsidRPr="00BE4BAA">
          <w:rPr>
            <w:rStyle w:val="Hipervnculo"/>
            <w:b/>
            <w:smallCaps/>
            <w:noProof/>
          </w:rPr>
          <w:t>Estimación y costos</w:t>
        </w:r>
        <w:r w:rsidR="00406852">
          <w:rPr>
            <w:noProof/>
            <w:webHidden/>
          </w:rPr>
          <w:tab/>
        </w:r>
        <w:r>
          <w:rPr>
            <w:noProof/>
            <w:webHidden/>
          </w:rPr>
          <w:fldChar w:fldCharType="begin"/>
        </w:r>
        <w:r w:rsidR="00406852">
          <w:rPr>
            <w:noProof/>
            <w:webHidden/>
          </w:rPr>
          <w:instrText xml:space="preserve"> PAGEREF _Toc295643399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0" w:history="1">
        <w:r w:rsidR="00406852" w:rsidRPr="00BE4BAA">
          <w:rPr>
            <w:rStyle w:val="Hipervnculo"/>
            <w:b/>
            <w:smallCaps/>
            <w:noProof/>
          </w:rPr>
          <w:t>4.8.</w:t>
        </w:r>
        <w:r w:rsidR="00406852">
          <w:rPr>
            <w:rFonts w:asciiTheme="minorHAnsi" w:eastAsiaTheme="minorEastAsia" w:hAnsiTheme="minorHAnsi" w:cstheme="minorBidi"/>
            <w:noProof/>
            <w:lang w:val="es-CO" w:eastAsia="es-CO"/>
          </w:rPr>
          <w:tab/>
        </w:r>
        <w:r w:rsidR="00406852" w:rsidRPr="00BE4BAA">
          <w:rPr>
            <w:rStyle w:val="Hipervnculo"/>
            <w:b/>
            <w:smallCaps/>
            <w:noProof/>
          </w:rPr>
          <w:t>Planeación de la implementación</w:t>
        </w:r>
        <w:r w:rsidR="00406852">
          <w:rPr>
            <w:noProof/>
            <w:webHidden/>
          </w:rPr>
          <w:tab/>
        </w:r>
        <w:r>
          <w:rPr>
            <w:noProof/>
            <w:webHidden/>
          </w:rPr>
          <w:fldChar w:fldCharType="begin"/>
        </w:r>
        <w:r w:rsidR="00406852">
          <w:rPr>
            <w:noProof/>
            <w:webHidden/>
          </w:rPr>
          <w:instrText xml:space="preserve"> PAGEREF _Toc295643400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9A4094"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1" w:history="1">
        <w:r w:rsidR="00406852" w:rsidRPr="00BE4BAA">
          <w:rPr>
            <w:rStyle w:val="Hipervnculo"/>
            <w:b/>
            <w:noProof/>
          </w:rPr>
          <w:t>4.9.</w:t>
        </w:r>
        <w:r w:rsidR="00406852">
          <w:rPr>
            <w:rFonts w:asciiTheme="minorHAnsi" w:eastAsiaTheme="minorEastAsia" w:hAnsiTheme="minorHAnsi" w:cstheme="minorBidi"/>
            <w:noProof/>
            <w:lang w:val="es-CO" w:eastAsia="es-CO"/>
          </w:rPr>
          <w:tab/>
        </w:r>
        <w:r w:rsidR="00406852" w:rsidRPr="00BE4BAA">
          <w:rPr>
            <w:rStyle w:val="Hipervnculo"/>
            <w:b/>
            <w:smallCaps/>
            <w:noProof/>
          </w:rPr>
          <w:t>Gestión de riesgos</w:t>
        </w:r>
        <w:r w:rsidR="00406852">
          <w:rPr>
            <w:noProof/>
            <w:webHidden/>
          </w:rPr>
          <w:tab/>
        </w:r>
        <w:r>
          <w:rPr>
            <w:noProof/>
            <w:webHidden/>
          </w:rPr>
          <w:fldChar w:fldCharType="begin"/>
        </w:r>
        <w:r w:rsidR="00406852">
          <w:rPr>
            <w:noProof/>
            <w:webHidden/>
          </w:rPr>
          <w:instrText xml:space="preserve"> PAGEREF _Toc295643401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9A4094" w:rsidP="00406852">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5643402" w:history="1">
        <w:r w:rsidR="00406852" w:rsidRPr="00BE4BAA">
          <w:rPr>
            <w:rStyle w:val="Hipervnculo"/>
            <w:rFonts w:cstheme="minorHAnsi"/>
            <w:b/>
            <w:noProof/>
          </w:rPr>
          <w:t>4.10.</w:t>
        </w:r>
        <w:r w:rsidR="00406852">
          <w:rPr>
            <w:rFonts w:asciiTheme="minorHAnsi" w:eastAsiaTheme="minorEastAsia" w:hAnsiTheme="minorHAnsi" w:cstheme="minorBidi"/>
            <w:noProof/>
            <w:lang w:val="es-CO" w:eastAsia="es-CO"/>
          </w:rPr>
          <w:tab/>
        </w:r>
        <w:r w:rsidR="00406852" w:rsidRPr="00BE4BAA">
          <w:rPr>
            <w:rStyle w:val="Hipervnculo"/>
            <w:b/>
            <w:smallCaps/>
            <w:noProof/>
          </w:rPr>
          <w:t>Indicadores de negocio (KPIs)</w:t>
        </w:r>
        <w:r w:rsidR="00406852">
          <w:rPr>
            <w:noProof/>
            <w:webHidden/>
          </w:rPr>
          <w:tab/>
        </w:r>
        <w:r>
          <w:rPr>
            <w:noProof/>
            <w:webHidden/>
          </w:rPr>
          <w:fldChar w:fldCharType="begin"/>
        </w:r>
        <w:r w:rsidR="00406852">
          <w:rPr>
            <w:noProof/>
            <w:webHidden/>
          </w:rPr>
          <w:instrText xml:space="preserve"> PAGEREF _Toc295643402 \h </w:instrText>
        </w:r>
        <w:r>
          <w:rPr>
            <w:noProof/>
            <w:webHidden/>
          </w:rPr>
        </w:r>
        <w:r>
          <w:rPr>
            <w:noProof/>
            <w:webHidden/>
          </w:rPr>
          <w:fldChar w:fldCharType="separate"/>
        </w:r>
        <w:r w:rsidR="00406852">
          <w:rPr>
            <w:noProof/>
            <w:webHidden/>
          </w:rPr>
          <w:t>22</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3" w:history="1">
        <w:r w:rsidR="00406852" w:rsidRPr="00BE4BAA">
          <w:rPr>
            <w:rStyle w:val="Hipervnculo"/>
            <w:b/>
            <w:smallCaps/>
            <w:noProof/>
          </w:rPr>
          <w:t>5.</w:t>
        </w:r>
        <w:r w:rsidR="00406852">
          <w:rPr>
            <w:rFonts w:asciiTheme="minorHAnsi" w:eastAsiaTheme="minorEastAsia" w:hAnsiTheme="minorHAnsi" w:cstheme="minorBidi"/>
            <w:noProof/>
            <w:lang w:val="es-CO" w:eastAsia="es-CO"/>
          </w:rPr>
          <w:tab/>
        </w:r>
        <w:r w:rsidR="00406852" w:rsidRPr="00BE4BAA">
          <w:rPr>
            <w:rStyle w:val="Hipervnculo"/>
            <w:b/>
            <w:smallCaps/>
            <w:noProof/>
          </w:rPr>
          <w:t>Lecciones Aprendidas</w:t>
        </w:r>
        <w:r w:rsidR="00406852">
          <w:rPr>
            <w:noProof/>
            <w:webHidden/>
          </w:rPr>
          <w:tab/>
        </w:r>
        <w:r>
          <w:rPr>
            <w:noProof/>
            <w:webHidden/>
          </w:rPr>
          <w:fldChar w:fldCharType="begin"/>
        </w:r>
        <w:r w:rsidR="00406852">
          <w:rPr>
            <w:noProof/>
            <w:webHidden/>
          </w:rPr>
          <w:instrText xml:space="preserve"> PAGEREF _Toc295643403 \h </w:instrText>
        </w:r>
        <w:r>
          <w:rPr>
            <w:noProof/>
            <w:webHidden/>
          </w:rPr>
        </w:r>
        <w:r>
          <w:rPr>
            <w:noProof/>
            <w:webHidden/>
          </w:rPr>
          <w:fldChar w:fldCharType="separate"/>
        </w:r>
        <w:r w:rsidR="00406852">
          <w:rPr>
            <w:noProof/>
            <w:webHidden/>
          </w:rPr>
          <w:t>24</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4" w:history="1">
        <w:r w:rsidR="00406852" w:rsidRPr="00BE4BAA">
          <w:rPr>
            <w:rStyle w:val="Hipervnculo"/>
            <w:b/>
            <w:smallCaps/>
            <w:noProof/>
          </w:rPr>
          <w:t>6.</w:t>
        </w:r>
        <w:r w:rsidR="00406852">
          <w:rPr>
            <w:rFonts w:asciiTheme="minorHAnsi" w:eastAsiaTheme="minorEastAsia" w:hAnsiTheme="minorHAnsi" w:cstheme="minorBidi"/>
            <w:noProof/>
            <w:lang w:val="es-CO" w:eastAsia="es-CO"/>
          </w:rPr>
          <w:tab/>
        </w:r>
        <w:r w:rsidR="00406852" w:rsidRPr="00BE4BAA">
          <w:rPr>
            <w:rStyle w:val="Hipervnculo"/>
            <w:b/>
            <w:smallCaps/>
            <w:noProof/>
          </w:rPr>
          <w:t>Conclusiones</w:t>
        </w:r>
        <w:r w:rsidR="00406852">
          <w:rPr>
            <w:noProof/>
            <w:webHidden/>
          </w:rPr>
          <w:tab/>
        </w:r>
        <w:r>
          <w:rPr>
            <w:noProof/>
            <w:webHidden/>
          </w:rPr>
          <w:fldChar w:fldCharType="begin"/>
        </w:r>
        <w:r w:rsidR="00406852">
          <w:rPr>
            <w:noProof/>
            <w:webHidden/>
          </w:rPr>
          <w:instrText xml:space="preserve"> PAGEREF _Toc295643404 \h </w:instrText>
        </w:r>
        <w:r>
          <w:rPr>
            <w:noProof/>
            <w:webHidden/>
          </w:rPr>
        </w:r>
        <w:r>
          <w:rPr>
            <w:noProof/>
            <w:webHidden/>
          </w:rPr>
          <w:fldChar w:fldCharType="separate"/>
        </w:r>
        <w:r w:rsidR="00406852">
          <w:rPr>
            <w:noProof/>
            <w:webHidden/>
          </w:rPr>
          <w:t>25</w:t>
        </w:r>
        <w:r>
          <w:rPr>
            <w:noProof/>
            <w:webHidden/>
          </w:rPr>
          <w:fldChar w:fldCharType="end"/>
        </w:r>
      </w:hyperlink>
    </w:p>
    <w:p w:rsidR="00406852" w:rsidRDefault="009A4094"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5" w:history="1">
        <w:r w:rsidR="00406852" w:rsidRPr="00BE4BAA">
          <w:rPr>
            <w:rStyle w:val="Hipervnculo"/>
            <w:b/>
            <w:smallCaps/>
            <w:noProof/>
          </w:rPr>
          <w:t>7.</w:t>
        </w:r>
        <w:r w:rsidR="00406852">
          <w:rPr>
            <w:rFonts w:asciiTheme="minorHAnsi" w:eastAsiaTheme="minorEastAsia" w:hAnsiTheme="minorHAnsi" w:cstheme="minorBidi"/>
            <w:noProof/>
            <w:lang w:val="es-CO" w:eastAsia="es-CO"/>
          </w:rPr>
          <w:tab/>
        </w:r>
        <w:r w:rsidR="00406852" w:rsidRPr="00BE4BAA">
          <w:rPr>
            <w:rStyle w:val="Hipervnculo"/>
            <w:b/>
            <w:smallCaps/>
            <w:noProof/>
          </w:rPr>
          <w:t>Bibliografía</w:t>
        </w:r>
        <w:r w:rsidR="00406852">
          <w:rPr>
            <w:noProof/>
            <w:webHidden/>
          </w:rPr>
          <w:tab/>
        </w:r>
        <w:r>
          <w:rPr>
            <w:noProof/>
            <w:webHidden/>
          </w:rPr>
          <w:fldChar w:fldCharType="begin"/>
        </w:r>
        <w:r w:rsidR="00406852">
          <w:rPr>
            <w:noProof/>
            <w:webHidden/>
          </w:rPr>
          <w:instrText xml:space="preserve"> PAGEREF _Toc295643405 \h </w:instrText>
        </w:r>
        <w:r>
          <w:rPr>
            <w:noProof/>
            <w:webHidden/>
          </w:rPr>
        </w:r>
        <w:r>
          <w:rPr>
            <w:noProof/>
            <w:webHidden/>
          </w:rPr>
          <w:fldChar w:fldCharType="separate"/>
        </w:r>
        <w:r w:rsidR="00406852">
          <w:rPr>
            <w:noProof/>
            <w:webHidden/>
          </w:rPr>
          <w:t>26</w:t>
        </w:r>
        <w:r>
          <w:rPr>
            <w:noProof/>
            <w:webHidden/>
          </w:rPr>
          <w:fldChar w:fldCharType="end"/>
        </w:r>
      </w:hyperlink>
    </w:p>
    <w:p w:rsidR="00360959" w:rsidRDefault="009A4094"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bookmarkStart w:id="0" w:name="_GoBack"/>
      <w:bookmarkEnd w:id="0"/>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9A4094">
      <w:pPr>
        <w:pStyle w:val="Tabladeilustraciones"/>
        <w:tabs>
          <w:tab w:val="right" w:leader="dot" w:pos="9954"/>
        </w:tabs>
        <w:rPr>
          <w:rFonts w:asciiTheme="minorHAnsi" w:eastAsiaTheme="minorEastAsia" w:hAnsiTheme="minorHAnsi" w:cstheme="minorBidi"/>
          <w:b/>
          <w:noProof/>
          <w:color w:val="auto"/>
        </w:rPr>
      </w:pPr>
      <w:r>
        <w:rPr>
          <w:rFonts w:asciiTheme="minorHAnsi" w:hAnsiTheme="minorHAnsi"/>
          <w:sz w:val="22"/>
        </w:rPr>
        <w:fldChar w:fldCharType="begin"/>
      </w:r>
      <w:r w:rsidR="00A46107">
        <w:rPr>
          <w:rFonts w:asciiTheme="minorHAnsi" w:hAnsiTheme="minorHAnsi"/>
          <w:sz w:val="22"/>
        </w:rPr>
        <w:instrText xml:space="preserve"> TOC \h \z \c "Figura" </w:instrText>
      </w:r>
      <w:r>
        <w:rPr>
          <w:rFonts w:asciiTheme="minorHAnsi" w:hAnsiTheme="minorHAnsi"/>
          <w:sz w:val="22"/>
        </w:rPr>
        <w:fldChar w:fldCharType="separate"/>
      </w:r>
      <w:hyperlink w:anchor="_Toc295581763" w:history="1">
        <w:r w:rsidR="003A4038" w:rsidRPr="003A4038">
          <w:rPr>
            <w:rStyle w:val="Hipervnculo"/>
            <w:rFonts w:asciiTheme="minorHAnsi" w:hAnsiTheme="minorHAnsi"/>
            <w:b/>
            <w:noProof/>
          </w:rPr>
          <w:t>Figura 1.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6</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rPr>
      </w:pPr>
      <w:hyperlink w:anchor="_Toc295581764" w:history="1">
        <w:r w:rsidR="003A4038" w:rsidRPr="003A4038">
          <w:rPr>
            <w:rStyle w:val="Hipervnculo"/>
            <w:rFonts w:asciiTheme="minorHAnsi" w:hAnsiTheme="minorHAnsi"/>
            <w:b/>
            <w:noProof/>
          </w:rPr>
          <w:t>Figura 2. Proyectos para cerrar la brecha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rPr>
      </w:pPr>
      <w:hyperlink w:anchor="_Toc295581765" w:history="1">
        <w:r w:rsidR="003A4038" w:rsidRPr="003A4038">
          <w:rPr>
            <w:rStyle w:val="Hipervnculo"/>
            <w:rFonts w:asciiTheme="minorHAnsi" w:hAnsiTheme="minorHAnsi"/>
            <w:b/>
            <w:noProof/>
          </w:rPr>
          <w:t>Figura 3. Relación entre los proyectos de las diferentes vistas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A46107" w:rsidRDefault="009A4094" w:rsidP="001B542F">
      <w:pPr>
        <w:rPr>
          <w:rFonts w:asciiTheme="minorHAnsi" w:hAnsiTheme="minorHAnsi"/>
          <w:sz w:val="22"/>
        </w:rPr>
      </w:pPr>
      <w:r>
        <w:rPr>
          <w:rFonts w:asciiTheme="minorHAnsi" w:hAnsiTheme="minorHAnsi"/>
          <w:sz w:val="22"/>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r w:rsidRPr="00D76FC5">
        <w:rPr>
          <w:rFonts w:asciiTheme="minorHAnsi" w:hAnsiTheme="minorHAnsi"/>
          <w:b/>
          <w:sz w:val="22"/>
        </w:rPr>
        <w:fldChar w:fldCharType="begin"/>
      </w:r>
      <w:r w:rsidR="003868CC" w:rsidRPr="00D76FC5">
        <w:rPr>
          <w:rFonts w:asciiTheme="minorHAnsi" w:hAnsiTheme="minorHAnsi"/>
          <w:b/>
          <w:sz w:val="22"/>
        </w:rPr>
        <w:instrText xml:space="preserve"> TOC \h \z \c "Tabla" </w:instrText>
      </w:r>
      <w:r w:rsidRPr="00D76FC5">
        <w:rPr>
          <w:rFonts w:asciiTheme="minorHAnsi" w:hAnsiTheme="minorHAnsi"/>
          <w:b/>
          <w:sz w:val="22"/>
        </w:rPr>
        <w:fldChar w:fldCharType="separate"/>
      </w:r>
      <w:hyperlink w:anchor="_Toc295581853" w:history="1">
        <w:r w:rsidR="003A4038" w:rsidRPr="003A4038">
          <w:rPr>
            <w:rStyle w:val="Hipervnculo"/>
            <w:rFonts w:asciiTheme="minorHAnsi" w:hAnsiTheme="minorHAnsi"/>
            <w:b/>
            <w:noProof/>
          </w:rPr>
          <w:t>Tabla 1. Motivadores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4" w:history="1">
        <w:r w:rsidR="003A4038" w:rsidRPr="003A4038">
          <w:rPr>
            <w:rStyle w:val="Hipervnculo"/>
            <w:rFonts w:asciiTheme="minorHAnsi" w:hAnsiTheme="minorHAnsi"/>
            <w:b/>
            <w:noProof/>
          </w:rPr>
          <w:t>Tabla 2.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5" w:history="1">
        <w:r w:rsidR="003A4038" w:rsidRPr="003A4038">
          <w:rPr>
            <w:rStyle w:val="Hipervnculo"/>
            <w:rFonts w:asciiTheme="minorHAnsi" w:hAnsiTheme="minorHAnsi"/>
            <w:b/>
            <w:noProof/>
          </w:rPr>
          <w:t>Tabla 3. Expectativas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4</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6" w:history="1">
        <w:r w:rsidR="003A4038" w:rsidRPr="003A4038">
          <w:rPr>
            <w:rStyle w:val="Hipervnculo"/>
            <w:rFonts w:asciiTheme="minorHAnsi" w:hAnsiTheme="minorHAnsi"/>
            <w:b/>
            <w:noProof/>
          </w:rPr>
          <w:t>Tabla 4. Plataformas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5</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7" w:history="1">
        <w:r w:rsidR="003A4038" w:rsidRPr="003A4038">
          <w:rPr>
            <w:rStyle w:val="Hipervnculo"/>
            <w:rFonts w:asciiTheme="minorHAnsi" w:hAnsiTheme="minorHAnsi"/>
            <w:b/>
            <w:noProof/>
          </w:rPr>
          <w:t>Tabla 5. Plataformas involucradas en el To-Be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7</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8" w:history="1">
        <w:r w:rsidR="003A4038" w:rsidRPr="003A4038">
          <w:rPr>
            <w:rStyle w:val="Hipervnculo"/>
            <w:rFonts w:asciiTheme="minorHAnsi" w:hAnsiTheme="minorHAnsi"/>
            <w:b/>
            <w:noProof/>
          </w:rPr>
          <w:t>Tabla 6. Proyectos que cierran la brecha de la Arquitectura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9</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9" w:history="1">
        <w:r w:rsidR="003A4038" w:rsidRPr="003A4038">
          <w:rPr>
            <w:rStyle w:val="Hipervnculo"/>
            <w:rFonts w:asciiTheme="minorHAnsi" w:hAnsiTheme="minorHAnsi"/>
            <w:b/>
            <w:noProof/>
          </w:rPr>
          <w:t>Tabla 7. Proyectos que cierran la brecha de la Arquitectura de Datos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0" w:history="1">
        <w:r w:rsidR="003A4038" w:rsidRPr="003A4038">
          <w:rPr>
            <w:rStyle w:val="Hipervnculo"/>
            <w:rFonts w:asciiTheme="minorHAnsi" w:hAnsiTheme="minorHAnsi"/>
            <w:b/>
            <w:noProof/>
          </w:rPr>
          <w:t>Tabla 8. Proyectos que cierran la brecha de la Arquitectura de Aplicaciones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1" w:history="1">
        <w:r w:rsidR="003A4038" w:rsidRPr="003A4038">
          <w:rPr>
            <w:rStyle w:val="Hipervnculo"/>
            <w:rFonts w:asciiTheme="minorHAnsi" w:hAnsiTheme="minorHAnsi"/>
            <w:b/>
            <w:noProof/>
          </w:rPr>
          <w:t>Tabla 9. Proyectos que cierran la brecha de la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11</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2" w:history="1">
        <w:r w:rsidR="003A4038" w:rsidRPr="003A4038">
          <w:rPr>
            <w:rStyle w:val="Hipervnculo"/>
            <w:rFonts w:asciiTheme="minorHAnsi" w:hAnsiTheme="minorHAnsi"/>
            <w:b/>
            <w:noProof/>
          </w:rPr>
          <w:t>Tabla 10. Proyecto Consolidado PC01</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3" w:history="1">
        <w:r w:rsidR="003A4038" w:rsidRPr="003A4038">
          <w:rPr>
            <w:rStyle w:val="Hipervnculo"/>
            <w:rFonts w:asciiTheme="minorHAnsi" w:hAnsiTheme="minorHAnsi"/>
            <w:b/>
            <w:noProof/>
          </w:rPr>
          <w:t>Tabla 11. Proyecto Consolidado PC02</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4" w:history="1">
        <w:r w:rsidR="003A4038" w:rsidRPr="003A4038">
          <w:rPr>
            <w:rStyle w:val="Hipervnculo"/>
            <w:rFonts w:asciiTheme="minorHAnsi" w:hAnsiTheme="minorHAnsi"/>
            <w:b/>
            <w:noProof/>
          </w:rPr>
          <w:t>Tabla 12. Proyecto Consolidado PC03</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5" w:history="1">
        <w:r w:rsidR="003A4038" w:rsidRPr="003A4038">
          <w:rPr>
            <w:rStyle w:val="Hipervnculo"/>
            <w:rFonts w:asciiTheme="minorHAnsi" w:hAnsiTheme="minorHAnsi"/>
            <w:b/>
            <w:noProof/>
          </w:rPr>
          <w:t>Tabla 13. Proyecto Consolidado PC04</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6" w:history="1">
        <w:r w:rsidR="003A4038" w:rsidRPr="003A4038">
          <w:rPr>
            <w:rStyle w:val="Hipervnculo"/>
            <w:rFonts w:asciiTheme="minorHAnsi" w:hAnsiTheme="minorHAnsi"/>
            <w:b/>
            <w:noProof/>
          </w:rPr>
          <w:t>Tabla 14. Proyecto Consolidado PC05</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7" w:history="1">
        <w:r w:rsidR="003A4038" w:rsidRPr="003A4038">
          <w:rPr>
            <w:rStyle w:val="Hipervnculo"/>
            <w:rFonts w:asciiTheme="minorHAnsi" w:hAnsiTheme="minorHAnsi"/>
            <w:b/>
            <w:noProof/>
          </w:rPr>
          <w:t>Tabla 15. Proyecto Consolidado PC06</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8" w:history="1">
        <w:r w:rsidR="003A4038" w:rsidRPr="003A4038">
          <w:rPr>
            <w:rStyle w:val="Hipervnculo"/>
            <w:rFonts w:asciiTheme="minorHAnsi" w:hAnsiTheme="minorHAnsi"/>
            <w:b/>
            <w:noProof/>
          </w:rPr>
          <w:t>Tabla 16. Simulación de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9" w:history="1">
        <w:r w:rsidR="003A4038" w:rsidRPr="003A4038">
          <w:rPr>
            <w:rStyle w:val="Hipervnculo"/>
            <w:rFonts w:asciiTheme="minorHAnsi" w:hAnsiTheme="minorHAnsi"/>
            <w:b/>
            <w:noProof/>
          </w:rPr>
          <w:t>Tabla 17. Criterios de Priorización</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0" w:history="1">
        <w:r w:rsidR="003A4038" w:rsidRPr="003A4038">
          <w:rPr>
            <w:rStyle w:val="Hipervnculo"/>
            <w:rFonts w:asciiTheme="minorHAnsi" w:hAnsiTheme="minorHAnsi"/>
            <w:b/>
            <w:noProof/>
          </w:rPr>
          <w:t>Tabla 18. Priorización realizada por cada uno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1" w:history="1">
        <w:r w:rsidR="003A4038" w:rsidRPr="003A4038">
          <w:rPr>
            <w:rStyle w:val="Hipervnculo"/>
            <w:rFonts w:asciiTheme="minorHAnsi" w:hAnsiTheme="minorHAnsi"/>
            <w:b/>
            <w:noProof/>
          </w:rPr>
          <w:t>Tabla 19. Priorización final de proyectos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16</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2" w:history="1">
        <w:r w:rsidR="003A4038" w:rsidRPr="003A4038">
          <w:rPr>
            <w:rStyle w:val="Hipervnculo"/>
            <w:rFonts w:asciiTheme="minorHAnsi" w:hAnsiTheme="minorHAnsi"/>
            <w:b/>
            <w:noProof/>
          </w:rPr>
          <w:t>Tabla 20. Riesgos identificados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17</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3" w:history="1">
        <w:r w:rsidR="003A4038" w:rsidRPr="003A4038">
          <w:rPr>
            <w:rStyle w:val="Hipervnculo"/>
            <w:rFonts w:asciiTheme="minorHAnsi" w:hAnsiTheme="minorHAnsi"/>
            <w:b/>
            <w:noProof/>
          </w:rPr>
          <w:t>Tabla 21. Matriz de impacto para los riesgos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18</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4" w:history="1">
        <w:r w:rsidR="003A4038" w:rsidRPr="003A4038">
          <w:rPr>
            <w:rStyle w:val="Hipervnculo"/>
            <w:rFonts w:asciiTheme="minorHAnsi" w:hAnsiTheme="minorHAnsi"/>
            <w:b/>
            <w:noProof/>
          </w:rPr>
          <w:t>Tabla 22. Riesgos identificados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3A4038" w:rsidRPr="003A4038" w:rsidRDefault="009A4094">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5" w:history="1">
        <w:r w:rsidR="003A4038" w:rsidRPr="003A4038">
          <w:rPr>
            <w:rStyle w:val="Hipervnculo"/>
            <w:rFonts w:asciiTheme="minorHAnsi" w:hAnsiTheme="minorHAnsi"/>
            <w:b/>
            <w:noProof/>
          </w:rPr>
          <w:t>Tabla 23. Matriz de impacto para los riesgos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7A668C" w:rsidRDefault="009A4094" w:rsidP="007A668C">
      <w:pPr>
        <w:rPr>
          <w:rFonts w:asciiTheme="minorHAnsi" w:hAnsiTheme="minorHAnsi"/>
          <w:sz w:val="22"/>
        </w:rPr>
      </w:pPr>
      <w:r w:rsidRPr="00D76FC5">
        <w:rPr>
          <w:rFonts w:asciiTheme="minorHAnsi" w:hAnsiTheme="minorHAnsi"/>
          <w:b/>
          <w:sz w:val="22"/>
        </w:rPr>
        <w:fldChar w:fldCharType="end"/>
      </w:r>
    </w:p>
    <w:p w:rsidR="003868CC" w:rsidRDefault="003868CC" w:rsidP="007A668C">
      <w:pPr>
        <w:rPr>
          <w:rFonts w:asciiTheme="minorHAnsi" w:hAnsiTheme="minorHAnsi"/>
          <w:sz w:val="22"/>
        </w:rPr>
      </w:pP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1" w:name="_Toc295643380"/>
      <w:r>
        <w:rPr>
          <w:rFonts w:asciiTheme="minorHAnsi" w:hAnsiTheme="minorHAnsi"/>
          <w:b/>
          <w:smallCaps/>
          <w:sz w:val="22"/>
        </w:rPr>
        <w:t>Introducción</w:t>
      </w:r>
      <w:bookmarkEnd w:id="1"/>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3069D3" w:rsidRPr="00D30A12">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sidR="00A27A0F" w:rsidRPr="00D30A12">
        <w:rPr>
          <w:rFonts w:asciiTheme="minorHAnsi" w:hAnsiTheme="minorHAnsi"/>
          <w:sz w:val="22"/>
        </w:rPr>
        <w:t xml:space="preserve"> </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A27A0F" w:rsidRPr="00D30A12">
        <w:rPr>
          <w:rFonts w:asciiTheme="minorHAnsi" w:hAnsiTheme="minorHAnsi"/>
          <w:sz w:val="22"/>
        </w:rPr>
        <w:t xml:space="preserve"> uno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712276">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es decir la arquitectura empresarial, para llegar al cómo, es decir el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arquitectural del que parte la solución y desarrollando el ROAD MAP general que enlaza los proyectos que logran cubrir la brecha de la arquitectura actual a la arquitectura objetivo.</w:t>
      </w:r>
    </w:p>
    <w:p w:rsidR="003069D3" w:rsidRPr="00D30A12" w:rsidRDefault="003069D3"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Finalmente se presenta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2" w:name="_Toc295643381"/>
      <w:r>
        <w:rPr>
          <w:rFonts w:asciiTheme="minorHAnsi" w:hAnsiTheme="minorHAnsi"/>
          <w:b/>
          <w:smallCaps/>
          <w:sz w:val="22"/>
        </w:rPr>
        <w:t>Objetivos</w:t>
      </w:r>
      <w:bookmarkEnd w:id="2"/>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 xml:space="preserve">El objetivo general de este documento es detallar la solución propuesta para alcanzar la arquitectura objetivo y 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3" w:name="_Toc295643382"/>
      <w:r>
        <w:rPr>
          <w:rFonts w:asciiTheme="minorHAnsi" w:hAnsiTheme="minorHAnsi"/>
          <w:b/>
          <w:smallCaps/>
          <w:sz w:val="22"/>
        </w:rPr>
        <w:t>Objetivos Específicos</w:t>
      </w:r>
      <w:bookmarkEnd w:id="3"/>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r w:rsidR="00A27A0F" w:rsidRPr="00712276">
        <w:rPr>
          <w:rFonts w:asciiTheme="minorHAnsi" w:hAnsiTheme="minorHAnsi"/>
          <w:sz w:val="22"/>
        </w:rPr>
        <w:t xml:space="preserve">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presentan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712276">
      <w:pPr>
        <w:jc w:val="both"/>
        <w:rPr>
          <w:rFonts w:asciiTheme="minorHAnsi" w:hAnsiTheme="minorHAnsi"/>
          <w:sz w:val="22"/>
        </w:rPr>
      </w:pPr>
    </w:p>
    <w:p w:rsidR="00712276" w:rsidRPr="00712276" w:rsidRDefault="00712276" w:rsidP="00712276">
      <w:pPr>
        <w:jc w:val="both"/>
        <w:rPr>
          <w:rFonts w:asciiTheme="minorHAnsi" w:hAnsiTheme="minorHAnsi"/>
          <w:sz w:val="22"/>
        </w:rPr>
      </w:pPr>
    </w:p>
    <w:p w:rsidR="00CB08D2" w:rsidRDefault="00CB08D2" w:rsidP="001D6FD8">
      <w:pPr>
        <w:pStyle w:val="Prrafodelista"/>
        <w:numPr>
          <w:ilvl w:val="0"/>
          <w:numId w:val="1"/>
        </w:numPr>
        <w:jc w:val="both"/>
        <w:outlineLvl w:val="0"/>
        <w:rPr>
          <w:rFonts w:asciiTheme="minorHAnsi" w:hAnsiTheme="minorHAnsi"/>
          <w:b/>
          <w:smallCaps/>
          <w:sz w:val="22"/>
        </w:rPr>
      </w:pPr>
      <w:bookmarkStart w:id="4" w:name="_Toc295643383"/>
      <w:r>
        <w:rPr>
          <w:rFonts w:asciiTheme="minorHAnsi" w:hAnsiTheme="minorHAnsi"/>
          <w:b/>
          <w:smallCaps/>
          <w:sz w:val="22"/>
        </w:rPr>
        <w:t>Arquitectura objetivo</w:t>
      </w:r>
      <w:bookmarkEnd w:id="4"/>
    </w:p>
    <w:p w:rsidR="00712276" w:rsidRDefault="00712276" w:rsidP="00712276">
      <w:pPr>
        <w:rPr>
          <w:rFonts w:asciiTheme="minorHAnsi" w:hAnsiTheme="minorHAnsi"/>
          <w:sz w:val="22"/>
        </w:rPr>
      </w:pPr>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5" w:name="_Toc295643384"/>
      <w:r>
        <w:rPr>
          <w:rFonts w:asciiTheme="minorHAnsi" w:hAnsiTheme="minorHAnsi"/>
          <w:b/>
          <w:smallCaps/>
          <w:sz w:val="22"/>
        </w:rPr>
        <w:t>Resumen Ejecutivo</w:t>
      </w:r>
      <w:bookmarkEnd w:id="5"/>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en el </w:t>
      </w:r>
      <w:proofErr w:type="spellStart"/>
      <w:r w:rsidR="004025FF" w:rsidRPr="00712276">
        <w:rPr>
          <w:rFonts w:asciiTheme="minorHAnsi" w:hAnsiTheme="minorHAnsi"/>
          <w:sz w:val="22"/>
        </w:rPr>
        <w:t>Market</w:t>
      </w:r>
      <w:proofErr w:type="spellEnd"/>
      <w:r w:rsidR="004025FF" w:rsidRPr="00712276">
        <w:rPr>
          <w:rFonts w:asciiTheme="minorHAnsi" w:hAnsiTheme="minorHAnsi"/>
          <w:sz w:val="22"/>
        </w:rPr>
        <w:t xml:space="preserve"> Place de los Alpes e integrando 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Pr="00E63F74" w:rsidRDefault="00E63F74" w:rsidP="00E63F74">
      <w:pPr>
        <w:jc w:val="both"/>
        <w:rPr>
          <w:rFonts w:asciiTheme="minorHAnsi" w:hAnsiTheme="minorHAnsi"/>
          <w:b/>
          <w:i/>
          <w:sz w:val="22"/>
        </w:rPr>
      </w:pPr>
      <w:r>
        <w:rPr>
          <w:rFonts w:asciiTheme="minorHAnsi" w:hAnsiTheme="minorHAnsi"/>
          <w:b/>
          <w:i/>
          <w:sz w:val="22"/>
        </w:rPr>
        <w:t>Arquitectura de Negocio</w:t>
      </w:r>
    </w:p>
    <w:p w:rsidR="00E63F74" w:rsidRPr="00E63F74" w:rsidRDefault="00E63F74" w:rsidP="00E63F74">
      <w:pPr>
        <w:jc w:val="both"/>
        <w:rPr>
          <w:rFonts w:asciiTheme="minorHAnsi" w:hAnsiTheme="minorHAnsi"/>
          <w:sz w:val="22"/>
        </w:rPr>
      </w:pPr>
    </w:p>
    <w:p w:rsidR="00E63F74" w:rsidRDefault="004025FF" w:rsidP="00E63F74">
      <w:pPr>
        <w:jc w:val="both"/>
        <w:rPr>
          <w:rFonts w:asciiTheme="minorHAnsi" w:hAnsiTheme="minorHAnsi"/>
          <w:sz w:val="22"/>
        </w:rPr>
      </w:pPr>
      <w:r w:rsidRPr="00E63F74">
        <w:rPr>
          <w:rFonts w:asciiTheme="minorHAnsi" w:hAnsiTheme="minorHAnsi"/>
          <w:sz w:val="22"/>
        </w:rPr>
        <w:t>Dentro de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Pr="00E63F74">
        <w:rPr>
          <w:rFonts w:asciiTheme="minorHAnsi" w:hAnsiTheme="minorHAnsi"/>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Pr="00E63F74">
        <w:rPr>
          <w:rFonts w:asciiTheme="minorHAnsi" w:hAnsiTheme="minorHAnsi"/>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Y ninguna eliminación de los procesos actualmente definidos.</w:t>
      </w:r>
    </w:p>
    <w:p w:rsidR="004025FF" w:rsidRDefault="004025FF"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Datos</w:t>
      </w:r>
    </w:p>
    <w:p w:rsidR="00E63F74" w:rsidRPr="00712276" w:rsidRDefault="00E63F74" w:rsidP="00712276">
      <w:pPr>
        <w:jc w:val="both"/>
        <w:rPr>
          <w:rFonts w:asciiTheme="minorHAnsi" w:hAnsiTheme="minorHAnsi"/>
          <w:sz w:val="22"/>
        </w:rPr>
      </w:pPr>
    </w:p>
    <w:p w:rsidR="004025FF" w:rsidRDefault="004025FF" w:rsidP="00712276">
      <w:pPr>
        <w:jc w:val="both"/>
        <w:rPr>
          <w:rFonts w:asciiTheme="minorHAnsi" w:hAnsiTheme="minorHAnsi"/>
          <w:sz w:val="22"/>
        </w:rPr>
      </w:pPr>
      <w:r w:rsidRPr="00712276">
        <w:rPr>
          <w:rFonts w:asciiTheme="minorHAnsi" w:hAnsiTheme="minorHAnsi"/>
          <w:sz w:val="22"/>
        </w:rPr>
        <w:t xml:space="preserve">Para la arquitectura de datos se realizo la identificación de las entidades, definiendo las entidades a actualizar para que coincidan con el nuevo modelo internacional y agregando las entidades faltantes, además se definió el modelo canónico a utilizar basado en EDIFACT.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E63F74" w:rsidRPr="00712276" w:rsidRDefault="00E63F74"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En cuanto a la arquitectura de aplicaciones se identificaron tres aplicaciones nuevas con responsabilidad de soportar los nuevos procesos definidos en la arquitectura de negocio y 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P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A838EF" w:rsidRPr="00712276" w:rsidRDefault="00A838E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lastRenderedPageBreak/>
        <w:t>Finalmente para completar con la arquitectura empresarial objetivo que se plantea de acuerdo a las nuevas necesidades, se encuentra la arquitectura tecnológica, donde por medio de la matriz TRM se define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Comunicación debe ser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6" w:name="_Toc295643385"/>
      <w:r>
        <w:rPr>
          <w:rFonts w:asciiTheme="minorHAnsi" w:hAnsiTheme="minorHAnsi"/>
          <w:b/>
          <w:smallCaps/>
          <w:sz w:val="22"/>
        </w:rPr>
        <w:t>Motivadores de negocio</w:t>
      </w:r>
      <w:bookmarkEnd w:id="6"/>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7" w:name="_Toc295581853"/>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8" w:name="_Toc295643386"/>
      <w:proofErr w:type="spellStart"/>
      <w:r>
        <w:rPr>
          <w:rFonts w:asciiTheme="minorHAnsi" w:hAnsiTheme="minorHAnsi"/>
          <w:b/>
          <w:smallCaps/>
          <w:sz w:val="22"/>
        </w:rPr>
        <w:t>Stakeholders</w:t>
      </w:r>
      <w:bookmarkEnd w:id="8"/>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9" w:name="_Toc288507786"/>
      <w:bookmarkStart w:id="10" w:name="_Toc295581854"/>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2</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9"/>
      <w:bookmarkEnd w:id="10"/>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lastRenderedPageBreak/>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1" w:name="_Toc288507787"/>
      <w:bookmarkStart w:id="12" w:name="_Toc295581855"/>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3</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1"/>
      <w:bookmarkEnd w:id="12"/>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Pr="00ED1E8D" w:rsidRDefault="00AA16B6" w:rsidP="00AA16B6">
      <w:pPr>
        <w:jc w:val="both"/>
        <w:rPr>
          <w:rFonts w:asciiTheme="minorHAnsi" w:hAnsiTheme="minorHAnsi"/>
          <w:sz w:val="22"/>
        </w:rPr>
      </w:pPr>
    </w:p>
    <w:p w:rsidR="00D01816" w:rsidRDefault="00D01816" w:rsidP="00D0181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3" w:name="_Toc295643387"/>
      <w:r>
        <w:rPr>
          <w:rFonts w:asciiTheme="minorHAnsi" w:hAnsiTheme="minorHAnsi"/>
          <w:b/>
          <w:smallCaps/>
          <w:sz w:val="22"/>
        </w:rPr>
        <w:t>Arquitectura de negocio</w:t>
      </w:r>
      <w:bookmarkEnd w:id="13"/>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Pr="00ED1E8D">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Default="000B467E" w:rsidP="000B467E">
      <w:pPr>
        <w:pStyle w:val="Prrafodelista"/>
        <w:numPr>
          <w:ilvl w:val="2"/>
          <w:numId w:val="1"/>
        </w:numPr>
        <w:jc w:val="both"/>
        <w:outlineLvl w:val="1"/>
        <w:rPr>
          <w:rFonts w:asciiTheme="minorHAnsi" w:hAnsiTheme="minorHAnsi"/>
          <w:b/>
          <w:smallCaps/>
          <w:sz w:val="22"/>
        </w:rPr>
      </w:pPr>
      <w:bookmarkStart w:id="14"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4"/>
      <w:proofErr w:type="spellEnd"/>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se propone modificar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Default="000B467E" w:rsidP="000B467E">
      <w:pPr>
        <w:jc w:val="both"/>
        <w:rPr>
          <w:rFonts w:asciiTheme="minorHAnsi" w:hAnsiTheme="minorHAnsi"/>
          <w:sz w:val="22"/>
        </w:rPr>
      </w:pPr>
      <w:r w:rsidRPr="00561129">
        <w:rPr>
          <w:rFonts w:asciiTheme="minorHAnsi" w:hAnsiTheme="minorHAnsi"/>
          <w:sz w:val="22"/>
        </w:rPr>
        <w:t xml:space="preserve"> </w:t>
      </w:r>
    </w:p>
    <w:p w:rsidR="000B467E" w:rsidRDefault="000B467E" w:rsidP="000B467E">
      <w:pPr>
        <w:jc w:val="center"/>
        <w:rPr>
          <w:rFonts w:asciiTheme="minorHAnsi" w:hAnsiTheme="minorHAnsi"/>
          <w:sz w:val="22"/>
        </w:rPr>
      </w:pPr>
      <w:r>
        <w:rPr>
          <w:rFonts w:asciiTheme="minorHAnsi" w:hAnsiTheme="minorHAnsi"/>
          <w:noProof/>
          <w:sz w:val="22"/>
        </w:rPr>
        <w:lastRenderedPageBreak/>
        <w:drawing>
          <wp:inline distT="0" distB="0" distL="0" distR="0">
            <wp:extent cx="4133850" cy="2484054"/>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4136315" cy="248553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5" w:name="_Toc288507833"/>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2</w:t>
      </w:r>
      <w:r w:rsidR="009A4094"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15"/>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drawing>
          <wp:inline distT="0" distB="0" distL="0" distR="0">
            <wp:extent cx="6880090" cy="2457450"/>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6" w:name="_Toc288507834"/>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3</w:t>
      </w:r>
      <w:r w:rsidR="009A4094" w:rsidRPr="002E52FA">
        <w:rPr>
          <w:rFonts w:asciiTheme="minorHAnsi" w:hAnsiTheme="minorHAnsi"/>
          <w:color w:val="auto"/>
          <w:sz w:val="20"/>
        </w:rPr>
        <w:fldChar w:fldCharType="end"/>
      </w:r>
      <w:r>
        <w:rPr>
          <w:rFonts w:asciiTheme="minorHAnsi" w:hAnsiTheme="minorHAnsi"/>
          <w:color w:val="auto"/>
          <w:sz w:val="20"/>
        </w:rPr>
        <w:t>. Subproceso de Registro de Entidad</w:t>
      </w:r>
      <w:bookmarkEnd w:id="16"/>
    </w:p>
    <w:p w:rsidR="000B467E" w:rsidRPr="00ED1E8D" w:rsidRDefault="000B467E" w:rsidP="000B467E">
      <w:pPr>
        <w:ind w:left="-567" w:right="-526"/>
        <w:jc w:val="cente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Un empleado de la entidad (Fabricante o comercio), llamado analista de operaciones, debe diligenciar a nombre de la empresa una solicitud en línea de matrícula y registro. En esta solicitud debe ing</w:t>
      </w:r>
      <w:r>
        <w:rPr>
          <w:rFonts w:asciiTheme="minorHAnsi" w:hAnsiTheme="minorHAnsi"/>
          <w:sz w:val="22"/>
        </w:rPr>
        <w:t>resar la siguiente información:</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Pr>
          <w:rFonts w:asciiTheme="minorHAnsi" w:hAnsiTheme="minorHAnsi"/>
          <w:sz w:val="22"/>
        </w:rPr>
        <w:t>n los documentos digitalizados.</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lastRenderedPageBreak/>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De lo contrario (si la entidad es de otro país) se verificará  contra una entidad internacional verificadora.</w:t>
      </w:r>
    </w:p>
    <w:p w:rsidR="000B467E" w:rsidRPr="000F45D2" w:rsidRDefault="000B467E" w:rsidP="000B467E">
      <w:pPr>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0B467E" w:rsidRPr="000F45D2" w:rsidRDefault="000B467E" w:rsidP="000B467E">
      <w:pP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 creación de clientes y de preferencias dentro del sistema CRM. Las preferencias, son los productos de interés de oferta o demanda de un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0B467E" w:rsidRPr="00ED1E8D"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Toda la comunicación hacia el cliente se realiza </w:t>
      </w:r>
      <w:r>
        <w:rPr>
          <w:rFonts w:asciiTheme="minorHAnsi" w:hAnsiTheme="minorHAnsi"/>
          <w:sz w:val="22"/>
        </w:rPr>
        <w:t>a través de correo electrónico.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17" w:name="_Toc288507789"/>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5</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17"/>
      <w:proofErr w:type="spellEnd"/>
    </w:p>
    <w:tbl>
      <w:tblPr>
        <w:tblStyle w:val="Tablaconcuadrcula"/>
        <w:tblW w:w="10165"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11"/>
        <w:gridCol w:w="7454"/>
      </w:tblGrid>
      <w:tr w:rsidR="000B467E" w:rsidRPr="000922A1" w:rsidTr="000B467E">
        <w:trPr>
          <w:tblHeader/>
          <w:jc w:val="center"/>
        </w:trPr>
        <w:tc>
          <w:tcPr>
            <w:tcW w:w="271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Nombre</w:t>
            </w:r>
          </w:p>
        </w:tc>
        <w:tc>
          <w:tcPr>
            <w:tcW w:w="7454"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Descripción</w:t>
            </w:r>
          </w:p>
        </w:tc>
      </w:tr>
      <w:tr w:rsidR="000B467E" w:rsidRPr="000922A1" w:rsidTr="000B467E">
        <w:trPr>
          <w:jc w:val="center"/>
        </w:trPr>
        <w:tc>
          <w:tcPr>
            <w:tcW w:w="2711"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Diligenciar Formulario</w:t>
            </w:r>
          </w:p>
        </w:tc>
        <w:tc>
          <w:tcPr>
            <w:tcW w:w="7454" w:type="dxa"/>
            <w:tcBorders>
              <w:top w:val="single" w:sz="12" w:space="0" w:color="auto"/>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Radicar solicitud</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Rechazar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Aceptar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la validación se realizará a través de una entidad validadora internacional.</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existencia </w:t>
            </w:r>
            <w:proofErr w:type="spellStart"/>
            <w:r w:rsidRPr="000922A1">
              <w:rPr>
                <w:rFonts w:asciiTheme="minorHAnsi" w:hAnsiTheme="minorHAnsi" w:cstheme="minorHAnsi"/>
              </w:rPr>
              <w:t>Confecámaras</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morosidad </w:t>
            </w:r>
            <w:proofErr w:type="spellStart"/>
            <w:r w:rsidRPr="000922A1">
              <w:rPr>
                <w:rFonts w:asciiTheme="minorHAnsi" w:hAnsiTheme="minorHAnsi" w:cstheme="minorHAnsi"/>
              </w:rPr>
              <w:t>DataCrédito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Clinton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lastRenderedPageBreak/>
              <w:t>Enviar solicitud de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 internacional</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Recibir respuesta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registró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rechazo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éxito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fallo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Gestionar problemas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cuenta de facturación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usuario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0B467E" w:rsidRPr="000922A1" w:rsidTr="000B467E">
        <w:trPr>
          <w:jc w:val="center"/>
        </w:trPr>
        <w:tc>
          <w:tcPr>
            <w:tcW w:w="2711"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Crear categoría</w:t>
            </w:r>
          </w:p>
        </w:tc>
        <w:tc>
          <w:tcPr>
            <w:tcW w:w="7454" w:type="dxa"/>
            <w:tcBorders>
              <w:left w:val="single" w:sz="12" w:space="0" w:color="auto"/>
              <w:bottom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Se crea la categoría a la cual pertenece el cliente, o si la categoría ya existe se relaciona al cliente con dicha categoría</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8" w:name="_Toc288507748"/>
      <w:r>
        <w:rPr>
          <w:rFonts w:asciiTheme="minorHAnsi" w:hAnsiTheme="minorHAnsi"/>
          <w:b/>
          <w:smallCaps/>
          <w:sz w:val="22"/>
        </w:rPr>
        <w:t>Procesamiento de Orden de Compra</w:t>
      </w:r>
      <w:bookmarkEnd w:id="18"/>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Pr>
          <w:rFonts w:asciiTheme="minorHAnsi" w:hAnsiTheme="minorHAnsi"/>
          <w:sz w:val="22"/>
          <w:szCs w:val="22"/>
          <w:lang w:val="es-ES"/>
        </w:rPr>
        <w:t>El proceso de procesamiento de orden de compra funciona de la siguiente manera,  e</w:t>
      </w:r>
      <w:r w:rsidRPr="00561129">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796044" cy="2484000"/>
            <wp:effectExtent l="19050" t="0" r="4806"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9" w:name="_Toc288507835"/>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4</w:t>
      </w:r>
      <w:r w:rsidR="009A4094"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19"/>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lastRenderedPageBreak/>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Una vez id</w:t>
      </w:r>
      <w:r w:rsidRPr="00ED1E8D">
        <w:rPr>
          <w:rFonts w:asciiTheme="minorHAnsi" w:hAnsiTheme="minorHAnsi" w:cstheme="minorHAnsi"/>
          <w:sz w:val="22"/>
          <w:szCs w:val="22"/>
          <w:lang w:val="es-ES"/>
        </w:rPr>
        <w:t>entificado el fabricante ganador, se actualiza el estado tanto de la subasta como de la PO y se e</w:t>
      </w:r>
      <w:r>
        <w:rPr>
          <w:rFonts w:asciiTheme="minorHAnsi" w:hAnsiTheme="minorHAnsi" w:cstheme="minorHAnsi"/>
          <w:sz w:val="22"/>
          <w:szCs w:val="22"/>
          <w:lang w:val="es-ES"/>
        </w:rPr>
        <w:t>n</w:t>
      </w:r>
      <w:r w:rsidRPr="00ED1E8D">
        <w:rPr>
          <w:rFonts w:asciiTheme="minorHAnsi" w:hAnsiTheme="minorHAnsi" w:cstheme="minorHAnsi"/>
          <w:sz w:val="22"/>
          <w:szCs w:val="22"/>
          <w:lang w:val="es-ES"/>
        </w:rPr>
        <w:t xml:space="preserve">vía un correo electrónico tanto al comercio como al fabricante informándole.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B467E" w:rsidRPr="000922A1"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Pr="00ED1E8D">
        <w:rPr>
          <w:rFonts w:asciiTheme="minorHAnsi" w:hAnsiTheme="minorHAnsi" w:cstheme="minorHAnsi"/>
          <w:sz w:val="22"/>
          <w:szCs w:val="22"/>
          <w:lang w:val="es-ES"/>
        </w:rPr>
        <w:t>ketPlace</w:t>
      </w:r>
      <w:proofErr w:type="spellEnd"/>
      <w:r w:rsidRPr="00ED1E8D">
        <w:rPr>
          <w:rFonts w:asciiTheme="minorHAnsi" w:hAnsiTheme="minorHAnsi" w:cstheme="minorHAnsi"/>
          <w:sz w:val="22"/>
          <w:szCs w:val="22"/>
          <w:lang w:val="es-ES"/>
        </w:rPr>
        <w:t xml:space="preserve"> recibe el DA y actualiza el estado de la PO a “despachada” y replica el DA al comercio.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0B467E" w:rsidRDefault="000B467E" w:rsidP="000B467E">
      <w:pPr>
        <w:pStyle w:val="Default"/>
        <w:jc w:val="both"/>
        <w:rPr>
          <w:rFonts w:asciiTheme="minorHAnsi" w:hAnsiTheme="minorHAnsi"/>
          <w:sz w:val="22"/>
          <w:szCs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0" w:name="_Toc288507790"/>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6</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0"/>
    </w:p>
    <w:tbl>
      <w:tblPr>
        <w:tblStyle w:val="Tablaconcuadrcula"/>
        <w:tblW w:w="1009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74"/>
        <w:gridCol w:w="7417"/>
      </w:tblGrid>
      <w:tr w:rsidR="000B467E" w:rsidRPr="000922A1" w:rsidTr="000B467E">
        <w:trPr>
          <w:cantSplit/>
          <w:tblHeader/>
          <w:jc w:val="center"/>
        </w:trPr>
        <w:tc>
          <w:tcPr>
            <w:tcW w:w="267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Nombre</w:t>
            </w:r>
          </w:p>
        </w:tc>
        <w:tc>
          <w:tcPr>
            <w:tcW w:w="741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Descripción</w:t>
            </w:r>
          </w:p>
        </w:tc>
      </w:tr>
      <w:tr w:rsidR="000B467E" w:rsidRPr="000922A1" w:rsidTr="000B467E">
        <w:trPr>
          <w:cantSplit/>
          <w:jc w:val="center"/>
        </w:trPr>
        <w:tc>
          <w:tcPr>
            <w:tcW w:w="2674" w:type="dxa"/>
            <w:tcBorders>
              <w:top w:val="single" w:sz="12" w:space="0" w:color="auto"/>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PO</w:t>
            </w:r>
          </w:p>
        </w:tc>
        <w:tc>
          <w:tcPr>
            <w:tcW w:w="7417" w:type="dxa"/>
            <w:tcBorders>
              <w:top w:val="single" w:sz="12" w:space="0" w:color="auto"/>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lastRenderedPageBreak/>
              <w:t>Seleccionar Tipo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fabricantes</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solicitud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Realizar subasta inversa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Determinar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Informar subasta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aviso de despacho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transacción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Consultar porcentaje comisión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porcentaje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Calcular comisión a cobrar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valor a facturación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solicitud</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Directa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Cargar mercancía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Despachar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0B467E" w:rsidRPr="000922A1" w:rsidTr="000B467E">
        <w:trPr>
          <w:cantSplit/>
          <w:jc w:val="center"/>
        </w:trPr>
        <w:tc>
          <w:tcPr>
            <w:tcW w:w="2674"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Generar aviso de despacho</w:t>
            </w:r>
          </w:p>
        </w:tc>
        <w:tc>
          <w:tcPr>
            <w:tcW w:w="7417" w:type="dxa"/>
            <w:tcBorders>
              <w:left w:val="single" w:sz="12" w:space="0" w:color="auto"/>
              <w:bottom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Realización de Subasta Inversa</w:t>
      </w:r>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6086475" cy="1429369"/>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090297" cy="143026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1" w:name="_Toc288507838"/>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7</w:t>
      </w:r>
      <w:r w:rsidR="009A4094"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21"/>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010275" cy="1964898"/>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6011052" cy="1965152"/>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2" w:name="_Toc288507839"/>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8</w:t>
      </w:r>
      <w:r w:rsidR="009A4094"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22"/>
    </w:p>
    <w:p w:rsidR="000B467E" w:rsidRPr="00ED1E8D" w:rsidRDefault="000B467E" w:rsidP="000B467E">
      <w:pPr>
        <w:jc w:val="both"/>
        <w:rPr>
          <w:rFonts w:asciiTheme="minorHAnsi" w:hAnsiTheme="minorHAnsi"/>
          <w:sz w:val="22"/>
          <w:lang w:val="es-ES"/>
        </w:rPr>
      </w:pP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Pr>
          <w:rFonts w:asciiTheme="minorHAnsi" w:hAnsiTheme="minorHAnsi"/>
          <w:sz w:val="22"/>
          <w:lang w:val="es-ES"/>
        </w:rPr>
        <w:t>S</w:t>
      </w:r>
      <w:r w:rsidRPr="00ED1E8D">
        <w:rPr>
          <w:rFonts w:asciiTheme="minorHAnsi" w:hAnsiTheme="minorHAnsi"/>
          <w:sz w:val="22"/>
          <w:lang w:val="es-ES"/>
        </w:rPr>
        <w:t>e registra la oferta realizada en la subasta y se notifica a los participantes de la misma.</w:t>
      </w:r>
    </w:p>
    <w:p w:rsidR="000B467E" w:rsidRDefault="000B467E" w:rsidP="000B467E">
      <w:pPr>
        <w:jc w:val="both"/>
        <w:rPr>
          <w:rFonts w:asciiTheme="minorHAnsi" w:hAnsiTheme="minorHAnsi"/>
          <w:sz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3" w:name="_Toc288507793"/>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9</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23"/>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6"/>
        <w:gridCol w:w="7500"/>
      </w:tblGrid>
      <w:tr w:rsidR="000B467E" w:rsidRPr="00BB2BC3" w:rsidTr="000B467E">
        <w:trPr>
          <w:cantSplit/>
          <w:tblHeader/>
          <w:jc w:val="center"/>
        </w:trPr>
        <w:tc>
          <w:tcPr>
            <w:tcW w:w="275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Nombre</w:t>
            </w:r>
          </w:p>
        </w:tc>
        <w:tc>
          <w:tcPr>
            <w:tcW w:w="750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0B467E" w:rsidRPr="00BB2BC3" w:rsidTr="000B467E">
        <w:trPr>
          <w:cantSplit/>
          <w:jc w:val="center"/>
        </w:trPr>
        <w:tc>
          <w:tcPr>
            <w:tcW w:w="2756" w:type="dxa"/>
            <w:tcBorders>
              <w:top w:val="single" w:sz="12" w:space="0" w:color="auto"/>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Ofertar</w:t>
            </w:r>
          </w:p>
        </w:tc>
        <w:tc>
          <w:tcPr>
            <w:tcW w:w="7500" w:type="dxa"/>
            <w:tcBorders>
              <w:top w:val="single" w:sz="12" w:space="0" w:color="auto"/>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Registrar oferta</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Notificar participantes</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 Histórico</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consulta un histórico del TRM cuando el servicio no está disponible.</w:t>
            </w:r>
          </w:p>
        </w:tc>
      </w:tr>
      <w:tr w:rsidR="000B467E" w:rsidRPr="00BB2BC3" w:rsidTr="000B467E">
        <w:trPr>
          <w:cantSplit/>
          <w:jc w:val="center"/>
        </w:trPr>
        <w:tc>
          <w:tcPr>
            <w:tcW w:w="2756" w:type="dxa"/>
            <w:tcBorders>
              <w:left w:val="single" w:sz="12" w:space="0" w:color="auto"/>
              <w:bottom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Enviar TRM</w:t>
            </w:r>
          </w:p>
        </w:tc>
        <w:tc>
          <w:tcPr>
            <w:tcW w:w="7500" w:type="dxa"/>
            <w:tcBorders>
              <w:left w:val="single" w:sz="12" w:space="0" w:color="auto"/>
              <w:bottom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envía el TRM obtenido.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4" w:name="_Toc288507749"/>
      <w:r>
        <w:rPr>
          <w:rFonts w:asciiTheme="minorHAnsi" w:hAnsiTheme="minorHAnsi"/>
          <w:b/>
          <w:smallCaps/>
          <w:sz w:val="22"/>
        </w:rPr>
        <w:t>Replicación del PRICAT</w:t>
      </w:r>
      <w:bookmarkEnd w:id="24"/>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Replicación del PRICAT funciona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957944" cy="2514636"/>
            <wp:effectExtent l="19050" t="0" r="4706"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5" w:name="_Toc288507836"/>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5</w:t>
      </w:r>
      <w:r w:rsidR="009A4094"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5"/>
    </w:p>
    <w:p w:rsidR="000B467E" w:rsidRDefault="000B467E" w:rsidP="000B467E">
      <w:pPr>
        <w:pStyle w:val="Prrafodelista"/>
        <w:ind w:left="284"/>
        <w:jc w:val="both"/>
        <w:rPr>
          <w:rFonts w:asciiTheme="minorHAnsi" w:hAnsiTheme="minorHAnsi"/>
          <w:sz w:val="22"/>
        </w:rPr>
      </w:pP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productos para comprar disponibles.</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Posteriormente, se consulta en el CRM el monto de comisión a cobrar al cliente y se envía el cargo de la comisión a cobrar al sistema de facturación.</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26" w:name="_Toc288507791"/>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7</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6"/>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86"/>
        <w:gridCol w:w="7770"/>
      </w:tblGrid>
      <w:tr w:rsidR="000B467E" w:rsidRPr="000922A1" w:rsidTr="000B467E">
        <w:trPr>
          <w:cantSplit/>
          <w:tblHeader/>
          <w:jc w:val="center"/>
        </w:trPr>
        <w:tc>
          <w:tcPr>
            <w:tcW w:w="248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Nombre</w:t>
            </w:r>
          </w:p>
        </w:tc>
        <w:tc>
          <w:tcPr>
            <w:tcW w:w="777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Descripción</w:t>
            </w:r>
          </w:p>
        </w:tc>
      </w:tr>
      <w:tr w:rsidR="000B467E" w:rsidRPr="000922A1" w:rsidTr="000B467E">
        <w:trPr>
          <w:cantSplit/>
          <w:jc w:val="center"/>
        </w:trPr>
        <w:tc>
          <w:tcPr>
            <w:tcW w:w="2486"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Generar orden PRICAT</w:t>
            </w:r>
          </w:p>
        </w:tc>
        <w:tc>
          <w:tcPr>
            <w:tcW w:w="7770" w:type="dxa"/>
            <w:tcBorders>
              <w:top w:val="single" w:sz="12" w:space="0" w:color="auto"/>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La entidad fabricante genera un mensaje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Consultar comercios por categoría</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Determinar productos de interés</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Enviar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notifica a los comercios interesados.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Calcular comisión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Realizar descuentos </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lastRenderedPageBreak/>
              <w:t>Realizar facturación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0B467E" w:rsidRPr="000922A1" w:rsidTr="000B467E">
        <w:trPr>
          <w:cantSplit/>
          <w:jc w:val="center"/>
        </w:trPr>
        <w:tc>
          <w:tcPr>
            <w:tcW w:w="2486"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Recibir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comercio recibe la orden PRICAT.</w:t>
            </w:r>
          </w:p>
        </w:tc>
      </w:tr>
    </w:tbl>
    <w:p w:rsidR="000B467E" w:rsidRPr="00ED1E8D" w:rsidRDefault="000B467E" w:rsidP="000B467E">
      <w:pPr>
        <w:jc w:val="both"/>
        <w:rPr>
          <w:rFonts w:asciiTheme="minorHAnsi" w:hAnsiTheme="minorHAnsi"/>
          <w:sz w:val="22"/>
        </w:rPr>
      </w:pPr>
    </w:p>
    <w:p w:rsidR="000B467E" w:rsidRDefault="000B467E" w:rsidP="000B467E">
      <w:pPr>
        <w:pStyle w:val="Prrafodelista"/>
        <w:ind w:left="993"/>
        <w:jc w:val="both"/>
        <w:outlineLvl w:val="2"/>
        <w:rPr>
          <w:rFonts w:asciiTheme="minorHAnsi" w:hAnsiTheme="minorHAnsi"/>
          <w:b/>
          <w:smallCaps/>
          <w:sz w:val="22"/>
        </w:rPr>
      </w:pPr>
      <w:bookmarkStart w:id="27" w:name="_Toc288507751"/>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8" w:name="_Toc288507752"/>
      <w:bookmarkEnd w:id="27"/>
      <w:r>
        <w:rPr>
          <w:rFonts w:asciiTheme="minorHAnsi" w:hAnsiTheme="minorHAnsi"/>
          <w:b/>
          <w:smallCaps/>
          <w:sz w:val="22"/>
        </w:rPr>
        <w:t>Facturación y Confirmación de Pagos</w:t>
      </w:r>
      <w:bookmarkEnd w:id="28"/>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9" w:name="_Toc288507840"/>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9</w:t>
      </w:r>
      <w:r w:rsidR="009A4094" w:rsidRPr="002E52FA">
        <w:rPr>
          <w:rFonts w:asciiTheme="minorHAnsi" w:hAnsiTheme="minorHAnsi"/>
          <w:color w:val="auto"/>
          <w:sz w:val="20"/>
        </w:rPr>
        <w:fldChar w:fldCharType="end"/>
      </w:r>
      <w:r>
        <w:rPr>
          <w:rFonts w:asciiTheme="minorHAnsi" w:hAnsiTheme="minorHAnsi"/>
          <w:color w:val="auto"/>
          <w:sz w:val="20"/>
        </w:rPr>
        <w:t>. Proceso de Facturación y Confirmación de Pagos</w:t>
      </w:r>
      <w:bookmarkEnd w:id="29"/>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000191" w:rsidRDefault="000B467E" w:rsidP="000B467E">
      <w:pPr>
        <w:rPr>
          <w:rFonts w:asciiTheme="minorHAnsi" w:hAnsiTheme="minorHAnsi" w:cstheme="minorBidi"/>
          <w:color w:val="auto"/>
          <w:sz w:val="22"/>
        </w:rPr>
      </w:pPr>
    </w:p>
    <w:p w:rsidR="000B467E" w:rsidRPr="00ED1E8D" w:rsidRDefault="000B467E" w:rsidP="000B467E">
      <w:pPr>
        <w:pStyle w:val="Epgrafe"/>
        <w:keepNext/>
        <w:spacing w:after="120"/>
        <w:jc w:val="center"/>
        <w:rPr>
          <w:rFonts w:asciiTheme="minorHAnsi" w:hAnsiTheme="minorHAnsi"/>
          <w:color w:val="auto"/>
          <w:sz w:val="20"/>
        </w:rPr>
      </w:pPr>
      <w:bookmarkStart w:id="30" w:name="_Toc288507794"/>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10</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0"/>
    </w:p>
    <w:tbl>
      <w:tblPr>
        <w:tblStyle w:val="Tablaconcuadrcula"/>
        <w:tblW w:w="10257" w:type="dxa"/>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2667"/>
        <w:gridCol w:w="7590"/>
      </w:tblGrid>
      <w:tr w:rsidR="000B467E" w:rsidRPr="000A412F" w:rsidTr="000B467E">
        <w:trPr>
          <w:tblHeader/>
          <w:jc w:val="center"/>
        </w:trPr>
        <w:tc>
          <w:tcPr>
            <w:tcW w:w="2667"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Nombre</w:t>
            </w:r>
          </w:p>
        </w:tc>
        <w:tc>
          <w:tcPr>
            <w:tcW w:w="7590"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Descripción</w:t>
            </w:r>
          </w:p>
        </w:tc>
      </w:tr>
      <w:tr w:rsidR="000B467E" w:rsidRPr="000A412F" w:rsidTr="000B467E">
        <w:trPr>
          <w:jc w:val="center"/>
        </w:trPr>
        <w:tc>
          <w:tcPr>
            <w:tcW w:w="2667" w:type="dxa"/>
            <w:tcBorders>
              <w:top w:val="single" w:sz="12" w:space="0" w:color="auto"/>
            </w:tcBorders>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7590" w:type="dxa"/>
            <w:tcBorders>
              <w:top w:val="single" w:sz="12" w:space="0" w:color="auto"/>
            </w:tcBorders>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Calcular</w:t>
            </w:r>
            <w:proofErr w:type="spellEnd"/>
            <w:r w:rsidRPr="000A412F">
              <w:rPr>
                <w:rFonts w:asciiTheme="minorHAnsi" w:hAnsiTheme="minorHAnsi" w:cstheme="minorHAnsi"/>
                <w:sz w:val="20"/>
                <w:szCs w:val="20"/>
              </w:rPr>
              <w:t xml:space="preserve"> TRMs</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determina  la forma en que se va realizar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lastRenderedPageBreak/>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realiza el pago en la oficina del banco personalmente.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actualiza el reporte de la vista 360°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1" w:name="_Toc288507753"/>
      <w:r>
        <w:rPr>
          <w:rFonts w:asciiTheme="minorHAnsi" w:hAnsiTheme="minorHAnsi"/>
          <w:b/>
          <w:smallCaps/>
          <w:sz w:val="22"/>
        </w:rPr>
        <w:t>Actualización de Cuenta de Cliente</w:t>
      </w:r>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cuente de cliente funciona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216919" cy="1958773"/>
            <wp:effectExtent l="1905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2" w:name="_Toc288507841"/>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10</w:t>
      </w:r>
      <w:r w:rsidR="009A4094"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32"/>
    </w:p>
    <w:p w:rsidR="000B467E" w:rsidRPr="00BE2314" w:rsidRDefault="000B467E"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3" w:name="_Toc288507795"/>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11</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33"/>
    </w:p>
    <w:tbl>
      <w:tblPr>
        <w:tblStyle w:val="Tablaconcuadrcula"/>
        <w:tblW w:w="10249"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3"/>
        <w:gridCol w:w="7496"/>
      </w:tblGrid>
      <w:tr w:rsidR="000B467E" w:rsidRPr="00F81EBB" w:rsidTr="000B467E">
        <w:trPr>
          <w:tblHeader/>
          <w:jc w:val="center"/>
        </w:trPr>
        <w:tc>
          <w:tcPr>
            <w:tcW w:w="275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Nombre</w:t>
            </w:r>
          </w:p>
        </w:tc>
        <w:tc>
          <w:tcPr>
            <w:tcW w:w="749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0B467E" w:rsidRPr="00F81EBB" w:rsidTr="000B467E">
        <w:trPr>
          <w:jc w:val="center"/>
        </w:trPr>
        <w:tc>
          <w:tcPr>
            <w:tcW w:w="2753" w:type="dxa"/>
            <w:tcBorders>
              <w:top w:val="single" w:sz="12"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7496" w:type="dxa"/>
            <w:tcBorders>
              <w:top w:val="single" w:sz="12"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lastRenderedPageBreak/>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0B467E" w:rsidRPr="00F81EBB" w:rsidTr="000B467E">
        <w:trPr>
          <w:jc w:val="center"/>
        </w:trPr>
        <w:tc>
          <w:tcPr>
            <w:tcW w:w="2753" w:type="dxa"/>
            <w:tcBorders>
              <w:top w:val="single" w:sz="8" w:space="0" w:color="auto"/>
              <w:left w:val="single" w:sz="12" w:space="0" w:color="auto"/>
              <w:bottom w:val="single" w:sz="12"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7496" w:type="dxa"/>
            <w:tcBorders>
              <w:top w:val="single" w:sz="8" w:space="0" w:color="auto"/>
              <w:left w:val="single" w:sz="12" w:space="0" w:color="auto"/>
              <w:bottom w:val="single" w:sz="12"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4" w:name="_Toc288507754"/>
      <w:r>
        <w:rPr>
          <w:rFonts w:asciiTheme="minorHAnsi" w:hAnsiTheme="minorHAnsi"/>
          <w:b/>
          <w:smallCaps/>
          <w:sz w:val="22"/>
        </w:rPr>
        <w:t>Gestión de Calificación</w:t>
      </w:r>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5" w:name="_Toc288507842"/>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11</w:t>
      </w:r>
      <w:r w:rsidR="009A4094"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35"/>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o cliente).</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Pr>
          <w:rFonts w:asciiTheme="minorHAnsi" w:hAnsiTheme="minorHAnsi"/>
          <w:sz w:val="22"/>
        </w:rPr>
        <w:t>un negocio.</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B467E" w:rsidRPr="00F81EBB"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6" w:name="_Toc288507796"/>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12</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36"/>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F81EBB" w:rsidTr="000B467E">
        <w:trPr>
          <w:cantSplit/>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Descripción</w:t>
            </w:r>
          </w:p>
        </w:tc>
      </w:tr>
      <w:tr w:rsidR="000B467E" w:rsidRPr="00F81EBB" w:rsidTr="000B467E">
        <w:trPr>
          <w:cantSplit/>
          <w:jc w:val="center"/>
        </w:trPr>
        <w:tc>
          <w:tcPr>
            <w:tcW w:w="2741" w:type="dxa"/>
            <w:tcBorders>
              <w:top w:val="single" w:sz="12" w:space="0" w:color="auto"/>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lastRenderedPageBreak/>
              <w:t>Gestionar Calificación</w:t>
            </w:r>
          </w:p>
        </w:tc>
        <w:tc>
          <w:tcPr>
            <w:tcW w:w="7485" w:type="dxa"/>
            <w:tcBorders>
              <w:top w:val="single" w:sz="12" w:space="0" w:color="auto"/>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Actor</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Transacción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la transacción que desea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Cliente</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el cliente que quiere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Enviar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Registrar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registra la experiencia y calificación en el sistema interno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Consultar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bottom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Visualizar Calificación</w:t>
            </w:r>
          </w:p>
        </w:tc>
        <w:tc>
          <w:tcPr>
            <w:tcW w:w="7485" w:type="dxa"/>
            <w:tcBorders>
              <w:left w:val="single" w:sz="12" w:space="0" w:color="auto"/>
              <w:bottom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7" w:name="_Toc288507755"/>
      <w:r>
        <w:rPr>
          <w:rFonts w:asciiTheme="minorHAnsi" w:hAnsiTheme="minorHAnsi"/>
          <w:b/>
          <w:smallCaps/>
          <w:sz w:val="22"/>
        </w:rPr>
        <w:t>Generación de Informes Vista 360°</w:t>
      </w:r>
      <w:bookmarkEnd w:id="37"/>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La generación de informes en vista 360 funciona de la siguiente manera:</w:t>
      </w:r>
    </w:p>
    <w:p w:rsidR="000B467E" w:rsidRPr="00ED1E8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593522" cy="2277625"/>
            <wp:effectExtent l="1905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6593522" cy="2277625"/>
                    </a:xfrm>
                    <a:prstGeom prst="rect">
                      <a:avLst/>
                    </a:prstGeom>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8" w:name="_Toc288507843"/>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12</w:t>
      </w:r>
      <w:r w:rsidR="009A4094"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38"/>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0B467E" w:rsidRDefault="000B467E" w:rsidP="000B467E">
      <w:pPr>
        <w:jc w:val="both"/>
        <w:rPr>
          <w:rFonts w:asciiTheme="minorHAnsi" w:hAnsiTheme="minorHAnsi"/>
          <w:sz w:val="22"/>
        </w:rPr>
      </w:pPr>
    </w:p>
    <w:p w:rsidR="000B467E" w:rsidRPr="00E968E5" w:rsidRDefault="000B467E" w:rsidP="000B467E">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lastRenderedPageBreak/>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auditoría tales como la fecha de las transacciones y el responsable, dicha información es la que se va a emplear para poder generar los informes de vista 360°.</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9" w:name="_Toc288507797"/>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13</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Generación de Informes Vista 360°</w:t>
      </w:r>
      <w:bookmarkEnd w:id="39"/>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04"/>
        <w:gridCol w:w="7867"/>
      </w:tblGrid>
      <w:tr w:rsidR="000B467E" w:rsidRPr="00000191" w:rsidTr="000B467E">
        <w:trPr>
          <w:tblHeader/>
          <w:jc w:val="center"/>
        </w:trPr>
        <w:tc>
          <w:tcPr>
            <w:tcW w:w="240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Nombre</w:t>
            </w:r>
          </w:p>
        </w:tc>
        <w:tc>
          <w:tcPr>
            <w:tcW w:w="786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Descripción</w:t>
            </w:r>
          </w:p>
        </w:tc>
      </w:tr>
      <w:tr w:rsidR="000B467E" w:rsidRPr="00000191" w:rsidTr="000B467E">
        <w:trPr>
          <w:jc w:val="center"/>
        </w:trPr>
        <w:tc>
          <w:tcPr>
            <w:tcW w:w="2404" w:type="dxa"/>
            <w:tcBorders>
              <w:top w:val="single" w:sz="12" w:space="0" w:color="auto"/>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mensaje</w:t>
            </w:r>
          </w:p>
        </w:tc>
        <w:tc>
          <w:tcPr>
            <w:tcW w:w="7867" w:type="dxa"/>
            <w:tcBorders>
              <w:top w:val="single" w:sz="12" w:space="0" w:color="auto"/>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tipo de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listado</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envían todos los parámetros del informa para ser generado en MP</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información</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El MP realiza las consultas necesarias para la generación del informe</w:t>
            </w:r>
          </w:p>
        </w:tc>
      </w:tr>
      <w:tr w:rsidR="000B467E" w:rsidRPr="00000191" w:rsidTr="000B467E">
        <w:trPr>
          <w:jc w:val="center"/>
        </w:trPr>
        <w:tc>
          <w:tcPr>
            <w:tcW w:w="2404" w:type="dxa"/>
            <w:tcBorders>
              <w:left w:val="single" w:sz="12" w:space="0" w:color="auto"/>
              <w:bottom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Generar reporte</w:t>
            </w:r>
          </w:p>
        </w:tc>
        <w:tc>
          <w:tcPr>
            <w:tcW w:w="7867" w:type="dxa"/>
            <w:tcBorders>
              <w:left w:val="single" w:sz="12" w:space="0" w:color="auto"/>
              <w:bottom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0" w:name="_Toc288507756"/>
      <w:r>
        <w:rPr>
          <w:rFonts w:asciiTheme="minorHAnsi" w:hAnsiTheme="minorHAnsi"/>
          <w:b/>
          <w:smallCaps/>
          <w:sz w:val="22"/>
        </w:rPr>
        <w:t>Gestión de Reclamos de Facturación</w:t>
      </w:r>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5093610" cy="3040753"/>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1" w:name="_Toc288507844"/>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13</w:t>
      </w:r>
      <w:r w:rsidR="009A4094"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1"/>
    </w:p>
    <w:p w:rsidR="000B467E" w:rsidRDefault="000B467E" w:rsidP="000B467E">
      <w:pPr>
        <w:pStyle w:val="Prrafodelista"/>
        <w:ind w:left="0"/>
        <w:rPr>
          <w:rFonts w:asciiTheme="minorHAnsi" w:hAnsiTheme="minorHAnsi"/>
          <w:sz w:val="22"/>
        </w:rPr>
      </w:pP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lastRenderedPageBreak/>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0B467E" w:rsidRPr="004D3F92"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2" w:name="_Toc288507798"/>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14</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42"/>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936"/>
        <w:gridCol w:w="7320"/>
      </w:tblGrid>
      <w:tr w:rsidR="000B467E" w:rsidRPr="00ED1E8D" w:rsidTr="000B467E">
        <w:trPr>
          <w:cantSplit/>
          <w:tblHeader/>
          <w:jc w:val="center"/>
        </w:trPr>
        <w:tc>
          <w:tcPr>
            <w:tcW w:w="29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32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cantSplit/>
          <w:jc w:val="center"/>
        </w:trPr>
        <w:tc>
          <w:tcPr>
            <w:tcW w:w="2936"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320"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comercio o fabricante genera una queja o reclamo de facturación y espera una respuesta por parte del </w:t>
            </w:r>
            <w:proofErr w:type="spellStart"/>
            <w:r w:rsidRPr="00ED1E8D">
              <w:rPr>
                <w:rFonts w:asciiTheme="minorHAnsi" w:hAnsiTheme="minorHAnsi"/>
              </w:rPr>
              <w:t>MarketPlace</w:t>
            </w:r>
            <w:proofErr w:type="spellEnd"/>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comercio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fabricante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PQRS</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error en la facturación, se informa al comercio o fabricante.</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comercio.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fabricante.</w:t>
            </w:r>
          </w:p>
        </w:tc>
      </w:tr>
      <w:tr w:rsidR="000B467E" w:rsidRPr="00ED1E8D" w:rsidTr="000B467E">
        <w:trPr>
          <w:cantSplit/>
          <w:jc w:val="center"/>
        </w:trPr>
        <w:tc>
          <w:tcPr>
            <w:tcW w:w="2936"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320"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el saldo a favor el comercio o fabricante.</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3" w:name="_Toc288507757"/>
      <w:r>
        <w:rPr>
          <w:rFonts w:asciiTheme="minorHAnsi" w:hAnsiTheme="minorHAnsi"/>
          <w:b/>
          <w:smallCaps/>
          <w:sz w:val="22"/>
        </w:rPr>
        <w:t>Gestión de Órdenes Incompletas</w:t>
      </w:r>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drawing>
          <wp:inline distT="0" distB="0" distL="0" distR="0">
            <wp:extent cx="5273261" cy="2927655"/>
            <wp:effectExtent l="19050" t="0" r="3589"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4" w:name="_Toc288507845"/>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14</w:t>
      </w:r>
      <w:r w:rsidR="009A4094"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lastRenderedPageBreak/>
        <w:t xml:space="preserve">Finalmente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5" w:name="_Toc288507799"/>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15</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45"/>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64"/>
        <w:gridCol w:w="7507"/>
      </w:tblGrid>
      <w:tr w:rsidR="000B467E" w:rsidRPr="00ED1E8D" w:rsidTr="000B467E">
        <w:trPr>
          <w:tblHeader/>
          <w:jc w:val="center"/>
        </w:trPr>
        <w:tc>
          <w:tcPr>
            <w:tcW w:w="27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0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64"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507"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incompleta.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existen, se informa al comercio que la orden de compra sobre la cual está generando un reclamo, no existe.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Comparar PO vs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 la orden de compra contra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la orden de compra se encuentra incompleta se solicita el faltante al fabricante.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Despachar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despacha el faltante de la orden de compra.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Generar aviso de despacho</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genera un aviso de despacho del faltante.</w:t>
            </w:r>
          </w:p>
        </w:tc>
      </w:tr>
      <w:tr w:rsidR="000B467E" w:rsidRPr="00ED1E8D" w:rsidTr="000B467E">
        <w:trPr>
          <w:jc w:val="center"/>
        </w:trPr>
        <w:tc>
          <w:tcPr>
            <w:tcW w:w="2764"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al comercio que el faltante ha sido despachado.</w:t>
            </w:r>
          </w:p>
        </w:tc>
      </w:tr>
    </w:tbl>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6" w:name="_Toc288507758"/>
      <w:r>
        <w:rPr>
          <w:rFonts w:asciiTheme="minorHAnsi" w:hAnsiTheme="minorHAnsi"/>
          <w:b/>
          <w:smallCaps/>
          <w:sz w:val="22"/>
        </w:rPr>
        <w:t>Gestión de Órdenes Tardías</w:t>
      </w:r>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3886468" cy="3096000"/>
            <wp:effectExtent l="19050" t="0" r="0"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7" w:name="_Toc288507846"/>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15</w:t>
      </w:r>
      <w:r w:rsidR="009A4094"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47"/>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lastRenderedPageBreak/>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8" w:name="_Toc288507800"/>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16</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48"/>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51"/>
        <w:gridCol w:w="7575"/>
      </w:tblGrid>
      <w:tr w:rsidR="000B467E" w:rsidRPr="00ED1E8D" w:rsidTr="000B467E">
        <w:trPr>
          <w:tblHeader/>
          <w:jc w:val="center"/>
        </w:trPr>
        <w:tc>
          <w:tcPr>
            <w:tcW w:w="26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7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65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 Orden Tardía</w:t>
            </w:r>
          </w:p>
        </w:tc>
        <w:tc>
          <w:tcPr>
            <w:tcW w:w="7575"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tardía.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 caso de no existir la orden de compra, se notifica al comercio que la orden de compra por la cual está generando un reclamo no existe.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Fecha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 la fecha de despacho y calcula la posible fecha de llegada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fabricante</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la orden es tardía se notifica al fabricante.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informa al comercio que la orden es tardía y la nueva fecha de posible llegada</w:t>
            </w:r>
          </w:p>
        </w:tc>
      </w:tr>
      <w:tr w:rsidR="000B467E" w:rsidRPr="00ED1E8D" w:rsidTr="000B467E">
        <w:trPr>
          <w:jc w:val="center"/>
        </w:trPr>
        <w:tc>
          <w:tcPr>
            <w:tcW w:w="265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Ajustar calificación fabricante</w:t>
            </w:r>
          </w:p>
        </w:tc>
        <w:tc>
          <w:tcPr>
            <w:tcW w:w="7575"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9"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279077" cy="2196000"/>
            <wp:effectExtent l="19050" t="0" r="7423"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0" w:name="_Toc288507847"/>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16</w:t>
      </w:r>
      <w:r w:rsidR="009A4094" w:rsidRPr="002E52FA">
        <w:rPr>
          <w:rFonts w:asciiTheme="minorHAnsi" w:hAnsiTheme="minorHAnsi"/>
          <w:color w:val="auto"/>
          <w:sz w:val="20"/>
        </w:rPr>
        <w:fldChar w:fldCharType="end"/>
      </w:r>
      <w:r>
        <w:rPr>
          <w:rFonts w:asciiTheme="minorHAnsi" w:hAnsiTheme="minorHAnsi"/>
          <w:color w:val="auto"/>
          <w:sz w:val="20"/>
        </w:rPr>
        <w:t>. Proceso de SLA en la Atención y Solución de Reclamos</w:t>
      </w:r>
      <w:bookmarkEnd w:id="50"/>
    </w:p>
    <w:p w:rsidR="000B467E" w:rsidRPr="00E968E5" w:rsidRDefault="000B467E" w:rsidP="000B467E">
      <w:pPr>
        <w:pStyle w:val="Prrafodelista"/>
        <w:ind w:left="0"/>
        <w:jc w:val="both"/>
        <w:rPr>
          <w:rFonts w:asciiTheme="minorHAnsi" w:hAnsiTheme="minorHAnsi"/>
          <w:sz w:val="22"/>
          <w:szCs w:val="22"/>
        </w:rPr>
      </w:pP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mes el administrador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Una vez establecido el nivel de servicio se selecciona un tipo de reporte que es enviado al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w:t>
      </w: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0B467E" w:rsidRPr="00E968E5" w:rsidRDefault="000B467E" w:rsidP="000B467E">
      <w:pPr>
        <w:pStyle w:val="Prrafodelista"/>
        <w:numPr>
          <w:ilvl w:val="0"/>
          <w:numId w:val="30"/>
        </w:numPr>
        <w:ind w:left="284" w:hanging="284"/>
        <w:contextualSpacing w:val="0"/>
        <w:rPr>
          <w:rFonts w:asciiTheme="minorHAnsi" w:hAnsiTheme="minorHAnsi"/>
          <w:sz w:val="22"/>
          <w:szCs w:val="22"/>
        </w:rPr>
      </w:pPr>
      <w:r w:rsidRPr="00E968E5">
        <w:rPr>
          <w:rFonts w:asciiTheme="minorHAnsi" w:hAnsiTheme="minorHAnsi"/>
          <w:sz w:val="22"/>
          <w:szCs w:val="22"/>
        </w:rPr>
        <w:t xml:space="preserve">Se genera un reporte que es enviado al administrador del </w:t>
      </w:r>
      <w:proofErr w:type="spellStart"/>
      <w:r w:rsidRPr="00E968E5">
        <w:rPr>
          <w:rFonts w:asciiTheme="minorHAnsi" w:hAnsiTheme="minorHAnsi"/>
          <w:sz w:val="22"/>
          <w:szCs w:val="22"/>
        </w:rPr>
        <w:t>MarketPlace</w:t>
      </w:r>
      <w:proofErr w:type="spellEnd"/>
      <w:r w:rsidRPr="00E968E5">
        <w:rPr>
          <w:rFonts w:asciiTheme="minorHAnsi" w:hAnsiTheme="minorHAnsi"/>
          <w:sz w:val="22"/>
          <w:szCs w:val="22"/>
        </w:rPr>
        <w:t xml:space="preserve"> el cual recibe el mensaje visualiza el reporte finalmente se ajusta el nivel de servicio.</w:t>
      </w:r>
    </w:p>
    <w:p w:rsidR="000B467E" w:rsidRDefault="000B467E" w:rsidP="000B467E">
      <w:pPr>
        <w:pStyle w:val="Prrafodelista"/>
        <w:ind w:left="0"/>
        <w:contextualSpacing w:val="0"/>
        <w:jc w:val="both"/>
        <w:rPr>
          <w:rFonts w:asciiTheme="minorHAnsi" w:hAnsiTheme="minorHAnsi"/>
          <w:sz w:val="22"/>
          <w:szCs w:val="22"/>
        </w:rPr>
      </w:pPr>
    </w:p>
    <w:p w:rsidR="000B467E" w:rsidRPr="00ED1E8D" w:rsidRDefault="000B467E" w:rsidP="000B467E">
      <w:pPr>
        <w:pStyle w:val="Epgrafe"/>
        <w:keepNext/>
        <w:spacing w:after="120"/>
        <w:jc w:val="center"/>
        <w:rPr>
          <w:rFonts w:asciiTheme="minorHAnsi" w:hAnsiTheme="minorHAnsi"/>
          <w:color w:val="auto"/>
          <w:sz w:val="20"/>
        </w:rPr>
      </w:pPr>
      <w:bookmarkStart w:id="51" w:name="_Toc288507801"/>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17</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1"/>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lastRenderedPageBreak/>
              <w:t>Establecer niveles  de servicio</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Seleccionar tipo de reporte</w:t>
            </w:r>
          </w:p>
        </w:tc>
        <w:tc>
          <w:tcPr>
            <w:tcW w:w="7485" w:type="dxa"/>
            <w:tcBorders>
              <w:left w:val="single" w:sz="12" w:space="0" w:color="auto"/>
            </w:tcBorders>
            <w:vAlign w:val="center"/>
          </w:tcPr>
          <w:p w:rsidR="000B467E" w:rsidRPr="00ED1E8D" w:rsidRDefault="000B467E" w:rsidP="000B467E">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0B467E" w:rsidRPr="00ED1E8D" w:rsidRDefault="000B467E" w:rsidP="000B467E">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0B467E" w:rsidRPr="00ED1E8D" w:rsidRDefault="000B467E" w:rsidP="000B467E">
            <w:pPr>
              <w:rPr>
                <w:rFonts w:asciiTheme="minorHAnsi" w:hAnsiTheme="minorHAnsi" w:cs="Calibri"/>
              </w:rPr>
            </w:pP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Consultar información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Recibe un mensaje con la información de reportes y consulta la información del reporte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Generar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Visualizar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Ajustar niveles de servicio</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2" w:name="_Toc288507760"/>
      <w:r>
        <w:rPr>
          <w:rFonts w:asciiTheme="minorHAnsi" w:hAnsiTheme="minorHAnsi"/>
          <w:b/>
          <w:smallCaps/>
          <w:sz w:val="22"/>
        </w:rPr>
        <w:t>Gestión de Anulaciones de Órdenes de Compra que aún no han sido despachadas</w:t>
      </w:r>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022618" cy="3086307"/>
            <wp:effectExtent l="1905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3" w:name="_Toc288507848"/>
      <w:r w:rsidRPr="002E52FA">
        <w:rPr>
          <w:rFonts w:asciiTheme="minorHAnsi" w:hAnsiTheme="minorHAnsi"/>
          <w:color w:val="auto"/>
          <w:sz w:val="20"/>
        </w:rPr>
        <w:t xml:space="preserve">Ilustración </w:t>
      </w:r>
      <w:r w:rsidR="009A4094"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9A4094" w:rsidRPr="002E52FA">
        <w:rPr>
          <w:rFonts w:asciiTheme="minorHAnsi" w:hAnsiTheme="minorHAnsi"/>
          <w:color w:val="auto"/>
          <w:sz w:val="20"/>
        </w:rPr>
        <w:fldChar w:fldCharType="separate"/>
      </w:r>
      <w:r>
        <w:rPr>
          <w:rFonts w:asciiTheme="minorHAnsi" w:hAnsiTheme="minorHAnsi"/>
          <w:noProof/>
          <w:color w:val="auto"/>
          <w:sz w:val="20"/>
        </w:rPr>
        <w:t>17</w:t>
      </w:r>
      <w:r w:rsidR="009A4094"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53"/>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54" w:name="_Toc288507802"/>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18</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54"/>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solicitud de anulación</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solicitud de anulación de una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lastRenderedPageBreak/>
              <w:t>Verificar PO</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la existencia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la orden de compra se verifica el despacho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anulación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la orden de compra se notifica al comercio.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cancelación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se ha realizado el despacho se solicita la cancelación ante el fabricante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Cancelar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cancela la orden de compra</w:t>
            </w:r>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Actualizar PO y Da.</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actualiza la orden de compra y el despacho y se notifica al comercio.</w:t>
            </w:r>
          </w:p>
        </w:tc>
      </w:tr>
    </w:tbl>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5" w:name="_Toc295643388"/>
      <w:r>
        <w:rPr>
          <w:rFonts w:asciiTheme="minorHAnsi" w:hAnsiTheme="minorHAnsi"/>
          <w:b/>
          <w:smallCaps/>
          <w:sz w:val="22"/>
        </w:rPr>
        <w:t>arquitectura datos</w:t>
      </w:r>
      <w:bookmarkEnd w:id="55"/>
    </w:p>
    <w:p w:rsidR="00AE449A" w:rsidRPr="00C25C96" w:rsidRDefault="00AE449A" w:rsidP="00C25C96">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roofErr w:type="spellStart"/>
      <w:r>
        <w:rPr>
          <w:rFonts w:asciiTheme="minorHAnsi" w:hAnsiTheme="minorHAnsi"/>
          <w:sz w:val="22"/>
        </w:rPr>
        <w:t>Despues</w:t>
      </w:r>
      <w:proofErr w:type="spellEnd"/>
      <w:r>
        <w:rPr>
          <w:rFonts w:asciiTheme="minorHAnsi" w:hAnsiTheme="minorHAnsi"/>
          <w:sz w:val="22"/>
        </w:rPr>
        <w:t xml:space="preserve"> de realizar el análisis de las estructuras de datos en el </w:t>
      </w:r>
      <w:proofErr w:type="spellStart"/>
      <w:r>
        <w:rPr>
          <w:rFonts w:asciiTheme="minorHAnsi" w:hAnsiTheme="minorHAnsi"/>
          <w:sz w:val="22"/>
        </w:rPr>
        <w:t>MarketPlace</w:t>
      </w:r>
      <w:proofErr w:type="spellEnd"/>
      <w:r>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proofErr w:type="spellStart"/>
      <w:r>
        <w:rPr>
          <w:rFonts w:asciiTheme="minorHAnsi" w:hAnsiTheme="minorHAnsi"/>
          <w:sz w:val="22"/>
        </w:rPr>
        <w:t>esta</w:t>
      </w:r>
      <w:proofErr w:type="spellEnd"/>
      <w:r>
        <w:rPr>
          <w:rFonts w:asciiTheme="minorHAnsi" w:hAnsiTheme="minorHAnsi"/>
          <w:sz w:val="22"/>
        </w:rPr>
        <w:t xml:space="preserve"> asegurada; no hay procesos o actividades que puedan degradar los datos o causar inconsistencias en los mismos.</w:t>
      </w:r>
    </w:p>
    <w:p w:rsidR="00A37E22" w:rsidRPr="006E0831" w:rsidRDefault="00A37E22" w:rsidP="00A37E22">
      <w:pPr>
        <w:pStyle w:val="Prrafodelista"/>
        <w:numPr>
          <w:ilvl w:val="0"/>
          <w:numId w:val="39"/>
        </w:numPr>
        <w:rPr>
          <w:rFonts w:asciiTheme="minorHAnsi" w:hAnsiTheme="minorHAnsi"/>
          <w:b/>
          <w:sz w:val="22"/>
        </w:rPr>
      </w:pPr>
      <w:r w:rsidRPr="006E0831">
        <w:rPr>
          <w:rFonts w:asciiTheme="minorHAnsi" w:hAnsiTheme="minorHAnsi"/>
          <w:b/>
          <w:sz w:val="22"/>
        </w:rPr>
        <w:t>Ambigüedad:</w:t>
      </w:r>
      <w:r>
        <w:rPr>
          <w:rFonts w:asciiTheme="minorHAnsi" w:hAnsiTheme="minorHAnsi"/>
          <w:b/>
          <w:sz w:val="22"/>
        </w:rPr>
        <w:t xml:space="preserve"> </w:t>
      </w:r>
      <w:r>
        <w:rPr>
          <w:rFonts w:asciiTheme="minorHAnsi" w:hAnsiTheme="minorHAnsi"/>
          <w:sz w:val="22"/>
        </w:rPr>
        <w:t>No existe ambigüedad en los datos.</w:t>
      </w:r>
    </w:p>
    <w:p w:rsidR="00A37E22" w:rsidRPr="00ED1E8D" w:rsidRDefault="00A37E22" w:rsidP="00A37E22">
      <w:pPr>
        <w:pStyle w:val="Prrafodelista"/>
        <w:numPr>
          <w:ilvl w:val="0"/>
          <w:numId w:val="39"/>
        </w:numPr>
        <w:tabs>
          <w:tab w:val="left" w:pos="284"/>
        </w:tabs>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Pr>
          <w:rFonts w:asciiTheme="minorHAnsi" w:hAnsiTheme="minorHAnsi"/>
          <w:sz w:val="22"/>
        </w:rPr>
        <w:t>razón no están siendo subutilizadas</w:t>
      </w:r>
    </w:p>
    <w:p w:rsidR="00A37E22" w:rsidRPr="006E0831" w:rsidRDefault="00A37E22" w:rsidP="00A37E22">
      <w:pPr>
        <w:pStyle w:val="Prrafodelista"/>
        <w:ind w:left="753"/>
        <w:rPr>
          <w:rFonts w:asciiTheme="minorHAnsi" w:hAnsiTheme="minorHAnsi"/>
          <w:b/>
          <w:sz w:val="22"/>
        </w:rPr>
      </w:pPr>
    </w:p>
    <w:p w:rsidR="00A37E22" w:rsidRDefault="00A37E22" w:rsidP="00A37E22">
      <w:pPr>
        <w:pStyle w:val="Prrafodelista"/>
        <w:ind w:left="0"/>
        <w:rPr>
          <w:rFonts w:asciiTheme="minorHAnsi" w:hAnsiTheme="minorHAnsi"/>
          <w:sz w:val="22"/>
        </w:rPr>
      </w:pPr>
      <w:r>
        <w:rPr>
          <w:rFonts w:asciiTheme="minorHAnsi" w:hAnsiTheme="minorHAnsi"/>
          <w:sz w:val="22"/>
        </w:rPr>
        <w:t xml:space="preserve">Este esquema de datos </w:t>
      </w:r>
      <w:proofErr w:type="spellStart"/>
      <w:r>
        <w:rPr>
          <w:rFonts w:asciiTheme="minorHAnsi" w:hAnsiTheme="minorHAnsi"/>
          <w:sz w:val="22"/>
        </w:rPr>
        <w:t>esta</w:t>
      </w:r>
      <w:proofErr w:type="spellEnd"/>
      <w:r>
        <w:rPr>
          <w:rFonts w:asciiTheme="minorHAnsi" w:hAnsiTheme="minorHAnsi"/>
          <w:sz w:val="22"/>
        </w:rPr>
        <w:t xml:space="preserve"> alineado con el modelo unificado de negocio que existe actualmente en el </w:t>
      </w:r>
      <w:proofErr w:type="spellStart"/>
      <w:r>
        <w:rPr>
          <w:rFonts w:asciiTheme="minorHAnsi" w:hAnsiTheme="minorHAnsi"/>
          <w:sz w:val="22"/>
        </w:rPr>
        <w:t>MarketPlace</w:t>
      </w:r>
      <w:proofErr w:type="spellEnd"/>
      <w:r>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El previo análisis de los procesos del sistema a llevado a la necesidad de la creación de nuevas entidades de negocio que interactuaran con las aplicaciones existentes y nuevas para soportar los nuevos requerimientos y motivadores del negocio.</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describe las entidades de negocio que se necesitaran en la arquitectura objetivo del </w:t>
      </w:r>
      <w:proofErr w:type="spellStart"/>
      <w:r>
        <w:rPr>
          <w:rFonts w:asciiTheme="minorHAnsi" w:hAnsiTheme="minorHAnsi"/>
          <w:sz w:val="22"/>
        </w:rPr>
        <w:t>MarketPlace</w:t>
      </w:r>
      <w:proofErr w:type="spellEnd"/>
      <w:r>
        <w:rPr>
          <w:rFonts w:asciiTheme="minorHAnsi" w:hAnsiTheme="minorHAnsi"/>
          <w:sz w:val="22"/>
        </w:rPr>
        <w:t xml:space="preserve"> de los Alpes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Pr="00C25C96" w:rsidRDefault="00A37E22" w:rsidP="00A37E22">
      <w:pPr>
        <w:rPr>
          <w:rFonts w:asciiTheme="minorHAnsi" w:hAnsiTheme="minorHAnsi"/>
          <w:sz w:val="22"/>
        </w:rPr>
      </w:pPr>
    </w:p>
    <w:p w:rsidR="00A37E22" w:rsidRDefault="00A37E22" w:rsidP="00A37E22">
      <w:pPr>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1813"/>
        <w:gridCol w:w="4725"/>
        <w:gridCol w:w="3459"/>
      </w:tblGrid>
      <w:tr w:rsidR="00A37E22" w:rsidTr="00F94497">
        <w:trPr>
          <w:trHeight w:val="20"/>
          <w:jc w:val="center"/>
        </w:trPr>
        <w:tc>
          <w:tcPr>
            <w:tcW w:w="1813" w:type="dxa"/>
            <w:shd w:val="clear" w:color="auto" w:fill="4F81BD"/>
            <w:noWrap/>
            <w:vAlign w:val="center"/>
            <w:hideMark/>
          </w:tcPr>
          <w:p w:rsidR="00A37E22" w:rsidRPr="00AA7CF2" w:rsidRDefault="00A37E22" w:rsidP="00F94497">
            <w:pPr>
              <w:jc w:val="center"/>
              <w:rPr>
                <w:rFonts w:asciiTheme="minorHAnsi" w:eastAsia="Times New Roman" w:hAnsiTheme="minorHAnsi" w:cs="Calibri"/>
                <w:b/>
                <w:bCs/>
                <w:color w:val="FFFFFF"/>
                <w:lang w:eastAsia="en-US"/>
              </w:rPr>
            </w:pPr>
            <w:r w:rsidRPr="00AA7CF2">
              <w:rPr>
                <w:rFonts w:asciiTheme="minorHAnsi" w:eastAsia="Times New Roman" w:hAnsiTheme="minorHAnsi" w:cs="Calibri"/>
                <w:b/>
                <w:bCs/>
                <w:color w:val="FFFFFF"/>
                <w:lang w:eastAsia="en-US"/>
              </w:rPr>
              <w:lastRenderedPageBreak/>
              <w:t>Nombre</w:t>
            </w:r>
          </w:p>
        </w:tc>
        <w:tc>
          <w:tcPr>
            <w:tcW w:w="4725" w:type="dxa"/>
            <w:shd w:val="clear" w:color="auto" w:fill="4F81BD"/>
            <w:noWrap/>
            <w:vAlign w:val="center"/>
            <w:hideMark/>
          </w:tcPr>
          <w:p w:rsidR="00A37E22" w:rsidRDefault="00A37E22" w:rsidP="00F94497">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459" w:type="dxa"/>
            <w:shd w:val="clear" w:color="auto" w:fill="4F81BD"/>
          </w:tcPr>
          <w:p w:rsidR="00A37E22" w:rsidRDefault="00A37E22" w:rsidP="00F94497">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MarketPlace</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Cliente</w:t>
            </w:r>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cliente genérico que se inscribe en el sistema.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clientes internacionales</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Fabricante</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fabricantes internacionales</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Comercio</w:t>
            </w:r>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comercios internacionales</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Contacto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CuentaFacturacion</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cuenta de facturación que se crea una vez un cliente es aceptado en el sistema.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Transaccion</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transacción que se carga a la cuenta de facturación de un cliente.</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SolicitudRegistro</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noWrap/>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Documento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los documentos de soporte que se entregan con la solicitud.</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noWrap/>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OrdenCompra</w:t>
            </w:r>
            <w:proofErr w:type="spellEnd"/>
          </w:p>
        </w:tc>
        <w:tc>
          <w:tcPr>
            <w:tcW w:w="4725" w:type="dxa"/>
            <w:noWrap/>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orden de compra (PO) enviada desde un comercio para realizar una compra al fabricante que gane la subasta inversa.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 xml:space="preserve">Esta entidad debe modificarse para soportar </w:t>
            </w:r>
            <w:proofErr w:type="spellStart"/>
            <w:r>
              <w:rPr>
                <w:rFonts w:asciiTheme="minorHAnsi" w:eastAsia="Times New Roman" w:hAnsiTheme="minorHAnsi" w:cs="Calibri"/>
                <w:lang w:eastAsia="en-US"/>
              </w:rPr>
              <w:t>ordenes</w:t>
            </w:r>
            <w:proofErr w:type="spellEnd"/>
            <w:r>
              <w:rPr>
                <w:rFonts w:asciiTheme="minorHAnsi" w:eastAsia="Times New Roman" w:hAnsiTheme="minorHAnsi" w:cs="Calibri"/>
                <w:lang w:eastAsia="en-US"/>
              </w:rPr>
              <w:t xml:space="preserve"> de compra que serán a nivel internacional</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Producto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producto genérico perteneciente a un cliente.</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modificarse para relacionar un producto a una categoría</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Item</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ítem incluido en una orden de compra. El ítem se encuentra asociado a un producto e indica la cantidad de este producto que se desea adquirir.</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AvisoDespacho</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auto"/>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Subasta</w:t>
            </w:r>
          </w:p>
        </w:tc>
        <w:tc>
          <w:tcPr>
            <w:tcW w:w="4725" w:type="dxa"/>
            <w:shd w:val="clear" w:color="auto" w:fill="auto"/>
            <w:vAlign w:val="center"/>
            <w:hideMark/>
          </w:tcPr>
          <w:p w:rsidR="00A37E22" w:rsidRPr="007569E4" w:rsidRDefault="00A37E22" w:rsidP="00F94497">
            <w:pPr>
              <w:rPr>
                <w:rFonts w:asciiTheme="minorHAnsi" w:hAnsiTheme="minorHAnsi" w:cs="Calibri"/>
              </w:rPr>
            </w:pPr>
            <w:r w:rsidRPr="007569E4">
              <w:rPr>
                <w:rFonts w:asciiTheme="minorHAnsi" w:hAnsiTheme="minorHAnsi" w:cs="Calibri"/>
              </w:rPr>
              <w:t>Representa una subasta que se inicia a una PO recibida de un comercio.</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Oferta</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oferta realizada sobre una subasta específica.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OrdenDevolucion</w:t>
            </w:r>
            <w:proofErr w:type="spellEnd"/>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Catalogo</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incluir la categoría de productos que mas adelanta se usara en la replicación del catalogo hacia los clientes.</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Categoría</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que contendrá las distintas categorías disponibles</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lastRenderedPageBreak/>
              <w:t>TRM</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 xml:space="preserve">Entidad nueva la cual mantendrá un histórico de las TRM </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Reclamos</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los reclamos de los clientes</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hAnsiTheme="minorHAnsi" w:cs="Calibri"/>
                <w:b/>
              </w:rPr>
            </w:pPr>
            <w:proofErr w:type="spellStart"/>
            <w:r w:rsidRPr="00AA7CF2">
              <w:rPr>
                <w:rFonts w:asciiTheme="minorHAnsi" w:hAnsiTheme="minorHAnsi" w:cs="Calibri"/>
                <w:b/>
              </w:rPr>
              <w:t>Calificacion</w:t>
            </w:r>
            <w:proofErr w:type="spellEnd"/>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la entidad de las calificaciones de un cliente dentro de una transacción</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las calificaciones de las transacciones</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Log</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que almacenara el histórico de todas las operaciones realizadas.</w:t>
            </w:r>
          </w:p>
        </w:tc>
      </w:tr>
    </w:tbl>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muestra el modelo ontológico de relación entre las entidades del </w:t>
      </w:r>
      <w:proofErr w:type="spellStart"/>
      <w:r>
        <w:rPr>
          <w:rFonts w:asciiTheme="minorHAnsi" w:hAnsiTheme="minorHAnsi"/>
          <w:sz w:val="22"/>
        </w:rPr>
        <w:t>MarketPlace</w:t>
      </w:r>
      <w:proofErr w:type="spellEnd"/>
    </w:p>
    <w:p w:rsidR="00A37E22" w:rsidRDefault="00A37E22" w:rsidP="00A37E22">
      <w:pPr>
        <w:rPr>
          <w:rFonts w:asciiTheme="minorHAnsi" w:hAnsiTheme="minorHAnsi"/>
          <w:sz w:val="22"/>
        </w:rPr>
      </w:pPr>
    </w:p>
    <w:p w:rsidR="00AE449A" w:rsidRDefault="00A37E22" w:rsidP="00A37E22">
      <w:pPr>
        <w:rPr>
          <w:rFonts w:asciiTheme="minorHAnsi" w:hAnsiTheme="minorHAnsi"/>
          <w:sz w:val="22"/>
        </w:rPr>
      </w:pPr>
      <w:r w:rsidRPr="00444677">
        <w:rPr>
          <w:rFonts w:asciiTheme="minorHAnsi" w:hAnsiTheme="minorHAnsi"/>
          <w:noProof/>
          <w:sz w:val="22"/>
        </w:rPr>
        <w:drawing>
          <wp:inline distT="0" distB="0" distL="0" distR="0">
            <wp:extent cx="5937560" cy="5837275"/>
            <wp:effectExtent l="19050" t="0" r="604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35183" cy="5834938"/>
                    </a:xfrm>
                    <a:prstGeom prst="rect">
                      <a:avLst/>
                    </a:prstGeom>
                    <a:noFill/>
                    <a:ln w="9525">
                      <a:noFill/>
                      <a:miter lim="800000"/>
                      <a:headEnd/>
                      <a:tailEnd/>
                    </a:ln>
                  </pic:spPr>
                </pic:pic>
              </a:graphicData>
            </a:graphic>
          </wp:inline>
        </w:drawing>
      </w: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6" w:name="_Toc295643389"/>
      <w:r>
        <w:rPr>
          <w:rFonts w:asciiTheme="minorHAnsi" w:hAnsiTheme="minorHAnsi"/>
          <w:b/>
          <w:smallCaps/>
          <w:sz w:val="22"/>
        </w:rPr>
        <w:lastRenderedPageBreak/>
        <w:t>arquitectura aplicaciones</w:t>
      </w:r>
      <w:bookmarkEnd w:id="56"/>
    </w:p>
    <w:p w:rsidR="00AE449A" w:rsidRPr="00C25C96" w:rsidRDefault="00AE449A" w:rsidP="00C25C96">
      <w:pPr>
        <w:rPr>
          <w:sz w:val="22"/>
        </w:rPr>
      </w:pPr>
    </w:p>
    <w:p w:rsidR="001F05D6" w:rsidRDefault="001F05D6" w:rsidP="001F05D6">
      <w:pPr>
        <w:jc w:val="both"/>
        <w:rPr>
          <w:rFonts w:asciiTheme="minorHAnsi" w:hAnsiTheme="minorHAnsi"/>
          <w:sz w:val="22"/>
        </w:rPr>
      </w:pPr>
      <w:r>
        <w:rPr>
          <w:rFonts w:asciiTheme="minorHAnsi" w:hAnsiTheme="minorHAnsi"/>
          <w:sz w:val="22"/>
        </w:rPr>
        <w:t xml:space="preserve">Tomando como base las aplicaciones existentes en el AS-IS del </w:t>
      </w:r>
      <w:proofErr w:type="spellStart"/>
      <w:r>
        <w:rPr>
          <w:rFonts w:asciiTheme="minorHAnsi" w:hAnsiTheme="minorHAnsi"/>
          <w:sz w:val="22"/>
        </w:rPr>
        <w:t>MarketPlace</w:t>
      </w:r>
      <w:proofErr w:type="spellEnd"/>
      <w:r>
        <w:rPr>
          <w:rFonts w:asciiTheme="minorHAnsi" w:hAnsiTheme="minorHAnsi"/>
          <w:sz w:val="22"/>
        </w:rPr>
        <w:t>, estas se emplea</w:t>
      </w:r>
      <w:r w:rsidR="006F57BE">
        <w:rPr>
          <w:rFonts w:asciiTheme="minorHAnsi" w:hAnsiTheme="minorHAnsi"/>
          <w:sz w:val="22"/>
        </w:rPr>
        <w:t>ran</w:t>
      </w:r>
      <w:r>
        <w:rPr>
          <w:rFonts w:asciiTheme="minorHAnsi" w:hAnsiTheme="minorHAnsi"/>
          <w:sz w:val="22"/>
        </w:rPr>
        <w:t xml:space="preserve"> para incluir</w:t>
      </w:r>
      <w:r w:rsidR="009A68E1">
        <w:rPr>
          <w:rFonts w:asciiTheme="minorHAnsi" w:hAnsiTheme="minorHAnsi"/>
          <w:sz w:val="22"/>
        </w:rPr>
        <w:t>, modificar</w:t>
      </w:r>
      <w:r>
        <w:rPr>
          <w:rFonts w:asciiTheme="minorHAnsi" w:hAnsiTheme="minorHAnsi"/>
          <w:sz w:val="22"/>
        </w:rPr>
        <w:t xml:space="preserve"> o eliminar</w:t>
      </w:r>
      <w:r w:rsidR="009A68E1">
        <w:rPr>
          <w:rFonts w:asciiTheme="minorHAnsi" w:hAnsiTheme="minorHAnsi"/>
          <w:sz w:val="22"/>
        </w:rPr>
        <w:t xml:space="preserve"> funcionalidades</w:t>
      </w:r>
      <w:r>
        <w:rPr>
          <w:rFonts w:asciiTheme="minorHAnsi" w:hAnsiTheme="minorHAnsi"/>
          <w:sz w:val="22"/>
        </w:rPr>
        <w:t xml:space="preserve">, además se </w:t>
      </w:r>
      <w:r w:rsidR="006F57BE">
        <w:rPr>
          <w:rFonts w:asciiTheme="minorHAnsi" w:hAnsiTheme="minorHAnsi"/>
          <w:sz w:val="22"/>
        </w:rPr>
        <w:t>añadirán</w:t>
      </w:r>
      <w:r>
        <w:rPr>
          <w:rFonts w:asciiTheme="minorHAnsi" w:hAnsiTheme="minorHAnsi"/>
          <w:sz w:val="22"/>
        </w:rPr>
        <w:t xml:space="preserve"> dos </w:t>
      </w:r>
      <w:r w:rsidR="006F57BE">
        <w:rPr>
          <w:rFonts w:asciiTheme="minorHAnsi" w:hAnsiTheme="minorHAnsi"/>
          <w:sz w:val="22"/>
        </w:rPr>
        <w:t xml:space="preserve">nuevas </w:t>
      </w:r>
      <w:r>
        <w:rPr>
          <w:rFonts w:asciiTheme="minorHAnsi" w:hAnsiTheme="minorHAnsi"/>
          <w:sz w:val="22"/>
        </w:rPr>
        <w:t>aplicaciones.</w:t>
      </w:r>
    </w:p>
    <w:p w:rsidR="001F05D6" w:rsidRPr="00D9040E" w:rsidRDefault="001F05D6" w:rsidP="001F05D6">
      <w:pPr>
        <w:jc w:val="both"/>
        <w:outlineLvl w:val="0"/>
        <w:rPr>
          <w:rFonts w:asciiTheme="minorHAnsi" w:hAnsiTheme="minorHAnsi"/>
          <w:b/>
          <w:smallCaps/>
          <w:sz w:val="22"/>
        </w:rPr>
      </w:pPr>
    </w:p>
    <w:p w:rsidR="001F05D6" w:rsidRDefault="001F05D6" w:rsidP="001F05D6">
      <w:pPr>
        <w:jc w:val="both"/>
        <w:rPr>
          <w:rFonts w:asciiTheme="minorHAnsi" w:hAnsiTheme="minorHAnsi"/>
          <w:sz w:val="22"/>
        </w:rPr>
      </w:pPr>
      <w:r>
        <w:rPr>
          <w:rFonts w:asciiTheme="minorHAnsi" w:hAnsiTheme="minorHAnsi"/>
          <w:sz w:val="22"/>
        </w:rPr>
        <w:t>A continuación se describe</w:t>
      </w:r>
      <w:r w:rsidR="00BD2EE4">
        <w:rPr>
          <w:rFonts w:asciiTheme="minorHAnsi" w:hAnsiTheme="minorHAnsi"/>
          <w:sz w:val="22"/>
        </w:rPr>
        <w:t xml:space="preserve"> y se hace un breve</w:t>
      </w:r>
      <w:r>
        <w:rPr>
          <w:rFonts w:asciiTheme="minorHAnsi" w:hAnsiTheme="minorHAnsi"/>
          <w:sz w:val="22"/>
        </w:rPr>
        <w:t xml:space="preserve"> en resumen </w:t>
      </w:r>
      <w:r w:rsidR="009A68E1">
        <w:rPr>
          <w:rFonts w:asciiTheme="minorHAnsi" w:hAnsiTheme="minorHAnsi"/>
          <w:sz w:val="22"/>
        </w:rPr>
        <w:t xml:space="preserve">de </w:t>
      </w:r>
      <w:r>
        <w:rPr>
          <w:rFonts w:asciiTheme="minorHAnsi" w:hAnsiTheme="minorHAnsi"/>
          <w:sz w:val="22"/>
        </w:rPr>
        <w:t>los principales cambios realizados en las aplicaciones para soportar el negocio y los datos del TO-BE</w:t>
      </w:r>
      <w:r w:rsidR="009A68E1">
        <w:rPr>
          <w:rFonts w:asciiTheme="minorHAnsi" w:hAnsiTheme="minorHAnsi"/>
          <w:sz w:val="22"/>
        </w:rPr>
        <w:t xml:space="preserve"> propuesto</w:t>
      </w:r>
      <w:r>
        <w:rPr>
          <w:rFonts w:asciiTheme="minorHAnsi" w:hAnsiTheme="minorHAnsi"/>
          <w:sz w:val="22"/>
        </w:rPr>
        <w:t>.</w:t>
      </w:r>
    </w:p>
    <w:p w:rsidR="001F05D6" w:rsidRDefault="001F05D6" w:rsidP="001F05D6">
      <w:pPr>
        <w:jc w:val="both"/>
        <w:rPr>
          <w:rFonts w:asciiTheme="minorHAnsi" w:hAnsiTheme="minorHAnsi"/>
          <w:sz w:val="22"/>
        </w:rPr>
      </w:pPr>
    </w:p>
    <w:p w:rsidR="001F05D6" w:rsidRDefault="001F05D6" w:rsidP="001F05D6">
      <w:pPr>
        <w:jc w:val="both"/>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2625"/>
        <w:gridCol w:w="3827"/>
        <w:gridCol w:w="3217"/>
      </w:tblGrid>
      <w:tr w:rsidR="001F05D6" w:rsidTr="00BD2EE4">
        <w:trPr>
          <w:trHeight w:val="20"/>
          <w:jc w:val="center"/>
        </w:trPr>
        <w:tc>
          <w:tcPr>
            <w:tcW w:w="2468" w:type="dxa"/>
            <w:shd w:val="clear" w:color="auto" w:fill="4F81BD"/>
            <w:noWrap/>
            <w:vAlign w:val="center"/>
            <w:hideMark/>
          </w:tcPr>
          <w:p w:rsidR="001F05D6" w:rsidRDefault="001F05D6"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Nombre</w:t>
            </w:r>
          </w:p>
        </w:tc>
        <w:tc>
          <w:tcPr>
            <w:tcW w:w="3827" w:type="dxa"/>
            <w:shd w:val="clear" w:color="auto" w:fill="4F81BD"/>
            <w:noWrap/>
            <w:vAlign w:val="center"/>
            <w:hideMark/>
          </w:tcPr>
          <w:p w:rsidR="001F05D6" w:rsidRDefault="001F05D6" w:rsidP="000B467E">
            <w:pPr>
              <w:spacing w:line="276" w:lineRule="auto"/>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217" w:type="dxa"/>
            <w:shd w:val="clear" w:color="auto" w:fill="4F81BD"/>
          </w:tcPr>
          <w:p w:rsidR="001F05D6" w:rsidRDefault="00E26917"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w:t>
            </w:r>
            <w:r w:rsidR="001F05D6">
              <w:rPr>
                <w:rFonts w:asciiTheme="minorHAnsi" w:eastAsia="Times New Roman" w:hAnsiTheme="minorHAnsi" w:cs="Calibri"/>
                <w:b/>
                <w:bCs/>
                <w:color w:val="FFFFFF"/>
                <w:lang w:eastAsia="en-US"/>
              </w:rPr>
              <w:t xml:space="preserve">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RiskQualification-System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Consolidar y calcular el riesgo de una empresa a partir de la existencia en </w:t>
            </w:r>
            <w:proofErr w:type="spellStart"/>
            <w:r>
              <w:rPr>
                <w:rFonts w:asciiTheme="minorHAnsi" w:eastAsia="Times New Roman" w:hAnsiTheme="minorHAnsi" w:cs="Calibri"/>
                <w:lang w:eastAsia="en-US"/>
              </w:rPr>
              <w:t>Confecamaras</w:t>
            </w:r>
            <w:proofErr w:type="spellEnd"/>
            <w:r>
              <w:rPr>
                <w:rFonts w:asciiTheme="minorHAnsi" w:eastAsia="Times New Roman" w:hAnsiTheme="minorHAnsi" w:cs="Calibri"/>
                <w:lang w:eastAsia="en-US"/>
              </w:rPr>
              <w:t xml:space="preserve">, calificación de </w:t>
            </w:r>
            <w:proofErr w:type="spellStart"/>
            <w:r>
              <w:rPr>
                <w:rFonts w:asciiTheme="minorHAnsi" w:eastAsia="Times New Roman" w:hAnsiTheme="minorHAnsi" w:cs="Calibri"/>
                <w:lang w:eastAsia="en-US"/>
              </w:rPr>
              <w:t>Datacrédito</w:t>
            </w:r>
            <w:proofErr w:type="spellEnd"/>
            <w:r>
              <w:rPr>
                <w:rFonts w:asciiTheme="minorHAnsi" w:eastAsia="Times New Roman" w:hAnsiTheme="minorHAnsi" w:cs="Calibri"/>
                <w:lang w:eastAsia="en-US"/>
              </w:rPr>
              <w:t xml:space="preserve"> y listas negras (Clinton y </w:t>
            </w:r>
            <w:proofErr w:type="spellStart"/>
            <w:r>
              <w:rPr>
                <w:rFonts w:asciiTheme="minorHAnsi" w:eastAsia="Times New Roman" w:hAnsiTheme="minorHAnsi" w:cs="Calibri"/>
                <w:lang w:eastAsia="en-US"/>
              </w:rPr>
              <w:t>antilavado</w:t>
            </w:r>
            <w:proofErr w:type="spellEnd"/>
            <w:r>
              <w:rPr>
                <w:rFonts w:asciiTheme="minorHAnsi" w:eastAsia="Times New Roman" w:hAnsiTheme="minorHAnsi" w:cs="Calibri"/>
                <w:lang w:eastAsia="en-US"/>
              </w:rPr>
              <w:t>).</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CRM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Manejar las relaciones con los clientes que fueron registrados y con los que no fue posible realizar esta acción. Administra las preferencias de los clientes.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incorporar nuevas funcionalidades de negocio en los subprocesos: Registro de clientes, Procesar órdenes de compra y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TransactManager-System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 operación de mediación de mensajes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Además, genera y selecciona el fabricante ganador en la subasta inversa.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del subproceso de Facturación.</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BillingCharges-System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y </w:t>
            </w:r>
            <w:proofErr w:type="spellStart"/>
            <w:r>
              <w:rPr>
                <w:rFonts w:asciiTheme="minorHAnsi" w:eastAsia="Times New Roman" w:hAnsiTheme="minorHAnsi" w:cs="Calibri"/>
                <w:lang w:eastAsia="en-US"/>
              </w:rPr>
              <w:t>adminstrar</w:t>
            </w:r>
            <w:proofErr w:type="spellEnd"/>
            <w:r>
              <w:rPr>
                <w:rFonts w:asciiTheme="minorHAnsi" w:eastAsia="Times New Roman" w:hAnsiTheme="minorHAnsi" w:cs="Calibri"/>
                <w:lang w:eastAsia="en-US"/>
              </w:rPr>
              <w:t xml:space="preserve"> el proceso </w:t>
            </w:r>
            <w:proofErr w:type="spellStart"/>
            <w:r>
              <w:rPr>
                <w:rFonts w:asciiTheme="minorHAnsi" w:eastAsia="Times New Roman" w:hAnsiTheme="minorHAnsi" w:cs="Calibri"/>
                <w:lang w:eastAsia="en-US"/>
              </w:rPr>
              <w:t>defacturación</w:t>
            </w:r>
            <w:proofErr w:type="spellEnd"/>
            <w:r>
              <w:rPr>
                <w:rFonts w:asciiTheme="minorHAnsi" w:eastAsia="Times New Roman" w:hAnsiTheme="minorHAnsi" w:cs="Calibri"/>
                <w:lang w:eastAsia="en-US"/>
              </w:rPr>
              <w:t xml:space="preserve"> por </w:t>
            </w:r>
            <w:proofErr w:type="spellStart"/>
            <w:r>
              <w:rPr>
                <w:rFonts w:asciiTheme="minorHAnsi" w:eastAsia="Times New Roman" w:hAnsiTheme="minorHAnsi" w:cs="Calibri"/>
                <w:lang w:eastAsia="en-US"/>
              </w:rPr>
              <w:t>comision</w:t>
            </w:r>
            <w:proofErr w:type="spellEnd"/>
            <w:r>
              <w:rPr>
                <w:rFonts w:asciiTheme="minorHAnsi" w:eastAsia="Times New Roman" w:hAnsiTheme="minorHAnsi" w:cs="Calibri"/>
                <w:lang w:eastAsia="en-US"/>
              </w:rPr>
              <w:t xml:space="preserve"> realizada para cada cliente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el subproceso de Servicio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POManager</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Se encarga de registrar todas las órdenes de compra que ingresan al sistema para darles seguimiento.</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los subprocesos: Procesar órdenes de compra, Servicios sobre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BAM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reportes y realizar monitoreo en tiempo real de la actividad diaria del </w:t>
            </w:r>
            <w:proofErr w:type="spellStart"/>
            <w:r>
              <w:rPr>
                <w:rFonts w:asciiTheme="minorHAnsi" w:eastAsia="Times New Roman" w:hAnsiTheme="minorHAnsi" w:cs="Calibri"/>
                <w:lang w:eastAsia="en-US"/>
              </w:rPr>
              <w:t>marketPlace</w:t>
            </w:r>
            <w:proofErr w:type="spellEnd"/>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funcionalidades de los subprocesos: registro de clientes, procesar órdenes de compra, Procesamiento PRICAT, RMA y Facturación. Se incluyen funcionalidades del subproceso de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AuditApplicationSystem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Realizar funciones de auditoría sobre las actividades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WebDocumentManagement</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Administrar el manejo de bases documentales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xml:space="preserve"> y permitir opciones de consulta, recuperación y </w:t>
            </w:r>
            <w:r>
              <w:rPr>
                <w:rFonts w:asciiTheme="minorHAnsi" w:eastAsia="Times New Roman" w:hAnsiTheme="minorHAnsi" w:cs="Calibri"/>
                <w:lang w:eastAsia="en-US"/>
              </w:rPr>
              <w:lastRenderedPageBreak/>
              <w:t>almacenamiento de documentos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lastRenderedPageBreak/>
              <w:t>Se eliminan algunas de las funcionalidades del subproceso de registro de clientes</w:t>
            </w:r>
          </w:p>
        </w:tc>
      </w:tr>
      <w:tr w:rsidR="001F05D6" w:rsidTr="00BD2EE4">
        <w:trPr>
          <w:trHeight w:val="20"/>
          <w:jc w:val="center"/>
        </w:trPr>
        <w:tc>
          <w:tcPr>
            <w:tcW w:w="2468" w:type="dxa"/>
            <w:shd w:val="clear" w:color="auto" w:fill="DBE5F1"/>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lastRenderedPageBreak/>
              <w:t>BackUpManagement-System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las actividades de respaldo de información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SSO </w:t>
            </w:r>
            <w:proofErr w:type="spellStart"/>
            <w:r>
              <w:rPr>
                <w:rFonts w:asciiTheme="minorHAnsi" w:eastAsia="Times New Roman" w:hAnsiTheme="minorHAnsi" w:cs="Calibri"/>
                <w:b/>
                <w:bCs/>
                <w:lang w:eastAsia="en-US"/>
              </w:rPr>
              <w:t>Authentication</w:t>
            </w:r>
            <w:proofErr w:type="spellEnd"/>
          </w:p>
        </w:tc>
        <w:tc>
          <w:tcPr>
            <w:tcW w:w="3827" w:type="dxa"/>
            <w:noWrap/>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el inicio de sesión a partir de un único punto.</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International </w:t>
            </w:r>
            <w:proofErr w:type="spellStart"/>
            <w:r>
              <w:rPr>
                <w:rFonts w:asciiTheme="minorHAnsi" w:eastAsia="Times New Roman" w:hAnsiTheme="minorHAnsi" w:cs="Calibri"/>
                <w:b/>
                <w:bCs/>
                <w:lang w:eastAsia="en-US"/>
              </w:rPr>
              <w:t>Risk</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Qualification</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consultar información de entidades fuera de Colombia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registro de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TRM </w:t>
            </w:r>
            <w:proofErr w:type="spellStart"/>
            <w:r>
              <w:rPr>
                <w:rFonts w:asciiTheme="minorHAnsi" w:eastAsia="Times New Roman" w:hAnsiTheme="minorHAnsi" w:cs="Calibri"/>
                <w:b/>
                <w:bCs/>
                <w:lang w:eastAsia="en-US"/>
              </w:rPr>
              <w:t>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administrar las tasas representativas del mercado para todo lo relacionado con la conversión de monedas locales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los subprocesos: Procesar órdenes de compra, Facturación</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Payment</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realizar pagos a nivel internacional</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Facturación</w:t>
            </w:r>
          </w:p>
        </w:tc>
      </w:tr>
    </w:tbl>
    <w:p w:rsidR="00614828" w:rsidRPr="001F05D6" w:rsidRDefault="00614828" w:rsidP="00C25C96">
      <w:pPr>
        <w:rPr>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57" w:name="_Toc295643390"/>
      <w:r>
        <w:rPr>
          <w:rFonts w:asciiTheme="minorHAnsi" w:hAnsiTheme="minorHAnsi"/>
          <w:b/>
          <w:smallCaps/>
          <w:sz w:val="22"/>
        </w:rPr>
        <w:t>arquitectura tecnológica</w:t>
      </w:r>
      <w:bookmarkEnd w:id="57"/>
    </w:p>
    <w:p w:rsidR="00D01816" w:rsidRPr="00A838EF" w:rsidRDefault="00D01816" w:rsidP="00D01816">
      <w:pPr>
        <w:jc w:val="both"/>
        <w:rPr>
          <w:rFonts w:asciiTheme="minorHAnsi" w:hAnsiTheme="minorHAnsi"/>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D01816" w:rsidRPr="00A46107" w:rsidRDefault="00D01816" w:rsidP="00D01816">
      <w:pPr>
        <w:pStyle w:val="Epgrafe"/>
        <w:spacing w:before="120" w:after="0"/>
        <w:jc w:val="center"/>
        <w:rPr>
          <w:rFonts w:ascii="Calibri" w:hAnsi="Calibri"/>
          <w:color w:val="auto"/>
          <w:sz w:val="24"/>
        </w:rPr>
      </w:pPr>
      <w:bookmarkStart w:id="58" w:name="_Toc295581763"/>
      <w:r w:rsidRPr="00A46107">
        <w:rPr>
          <w:rFonts w:ascii="Calibri" w:hAnsi="Calibri"/>
          <w:color w:val="auto"/>
          <w:sz w:val="20"/>
        </w:rPr>
        <w:lastRenderedPageBreak/>
        <w:t xml:space="preserve">Figura </w:t>
      </w:r>
      <w:r w:rsidR="009A4094"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9A4094" w:rsidRPr="00A46107">
        <w:rPr>
          <w:rFonts w:ascii="Calibri" w:hAnsi="Calibri"/>
          <w:color w:val="auto"/>
          <w:sz w:val="20"/>
        </w:rPr>
        <w:fldChar w:fldCharType="separate"/>
      </w:r>
      <w:r w:rsidR="003A4038">
        <w:rPr>
          <w:rFonts w:ascii="Calibri" w:hAnsi="Calibri"/>
          <w:noProof/>
          <w:color w:val="auto"/>
          <w:sz w:val="20"/>
        </w:rPr>
        <w:t>1</w:t>
      </w:r>
      <w:r w:rsidR="009A4094" w:rsidRPr="00A46107">
        <w:rPr>
          <w:rFonts w:ascii="Calibri" w:hAnsi="Calibri"/>
          <w:color w:val="auto"/>
          <w:sz w:val="20"/>
        </w:rPr>
        <w:fldChar w:fldCharType="end"/>
      </w:r>
      <w:r>
        <w:rPr>
          <w:rFonts w:ascii="Calibri" w:hAnsi="Calibri"/>
          <w:color w:val="auto"/>
          <w:sz w:val="20"/>
        </w:rPr>
        <w:t>. Arquitectura de Tecnología</w:t>
      </w:r>
      <w:bookmarkEnd w:id="58"/>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El análisis correspondiente de las plataformas de infraestructura de la arquitectura de tecnología se muestra a continuación:</w:t>
      </w:r>
    </w:p>
    <w:p w:rsidR="00D01816" w:rsidRPr="003973F8"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59" w:name="_Toc295581856"/>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4</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Enterprise Single Sign On (SSO)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Único punto de entrada al sistema del </w:t>
            </w:r>
            <w:proofErr w:type="spellStart"/>
            <w:r w:rsidRPr="003973F8">
              <w:rPr>
                <w:rFonts w:asciiTheme="minorHAnsi" w:hAnsiTheme="minorHAnsi"/>
              </w:rPr>
              <w:t>MarketPlace</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Servidor que se encarga de resolver los nombres en </w:t>
            </w:r>
            <w:proofErr w:type="spellStart"/>
            <w:r w:rsidRPr="003973F8">
              <w:rPr>
                <w:rFonts w:asciiTheme="minorHAnsi" w:hAnsiTheme="minorHAnsi"/>
              </w:rPr>
              <w:t>IPs</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operativo para soporte de los diferentes sistemas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Consumo de servicios para soporte de las funcionalidades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para administración de usuarios y preferencias.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Administración de transacciones.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Sincronización de elementos de infraestructura.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Envío de correo.</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Servidor para almacenar los archivos digitales.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w:t>
            </w:r>
            <w:proofErr w:type="spellEnd"/>
            <w:r w:rsidRPr="003973F8">
              <w:rPr>
                <w:rFonts w:asciiTheme="minorHAnsi" w:hAnsiTheme="minorHAnsi"/>
                <w:b/>
              </w:rPr>
              <w:t xml:space="preserve"> </w:t>
            </w:r>
            <w:proofErr w:type="spellStart"/>
            <w:r w:rsidRPr="003973F8">
              <w:rPr>
                <w:rFonts w:asciiTheme="minorHAnsi" w:hAnsiTheme="minorHAnsi"/>
                <w:b/>
              </w:rPr>
              <w:t>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Contenedor de aplicaciones.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lastRenderedPageBreak/>
              <w:t>RAID, SAN (Arreglo de discos)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servicios de disponibilidad (</w:t>
            </w:r>
            <w:proofErr w:type="spellStart"/>
            <w:r w:rsidRPr="003973F8">
              <w:rPr>
                <w:rFonts w:asciiTheme="minorHAnsi" w:hAnsiTheme="minorHAnsi"/>
              </w:rPr>
              <w:t>backups</w:t>
            </w:r>
            <w:proofErr w:type="spellEnd"/>
            <w:r w:rsidRPr="003973F8">
              <w:rPr>
                <w:rFonts w:asciiTheme="minorHAnsi" w:hAnsiTheme="minorHAnsi"/>
              </w:rPr>
              <w:t xml:space="preserve"> y recuperación efectiva).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 xml:space="preserve">Oracle Communications Messaging Exchange Server (Motor de </w:t>
            </w:r>
            <w:proofErr w:type="spellStart"/>
            <w:r w:rsidRPr="00C208E1">
              <w:rPr>
                <w:rFonts w:asciiTheme="minorHAnsi" w:hAnsiTheme="minorHAnsi"/>
                <w:b/>
                <w:lang w:val="en-US"/>
              </w:rPr>
              <w:t>encriptación</w:t>
            </w:r>
            <w:proofErr w:type="spellEnd"/>
            <w:r w:rsidRPr="00C208E1">
              <w:rPr>
                <w:rFonts w:asciiTheme="minorHAnsi" w:hAnsiTheme="minorHAnsi"/>
                <w:b/>
                <w:lang w:val="en-US"/>
              </w:rPr>
              <w:t>)</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3973F8" w:rsidRDefault="00D01816" w:rsidP="00AE0EE4">
            <w:pPr>
              <w:rPr>
                <w:rFonts w:asciiTheme="minorHAnsi" w:hAnsiTheme="minorHAnsi"/>
                <w:highlight w:val="yellow"/>
              </w:rPr>
            </w:pPr>
            <w:r w:rsidRPr="003973F8">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Service Registry (Service Registry)</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DBMS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Con el fin de dar cumplimiento con la implementación de los motivadores de negocio, se requiere satisfacer los siguientes requerimientos no funcionales:</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Para satisfacer los requerimientos no funcionales a continuación se describe las plataformas involucradas:</w:t>
      </w:r>
    </w:p>
    <w:p w:rsidR="00D01816"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0" w:name="_Toc295581857"/>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5</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0"/>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Pr="00877246" w:rsidRDefault="00D01816" w:rsidP="00D01816">
      <w:pPr>
        <w:jc w:val="both"/>
        <w:rPr>
          <w:rFonts w:asciiTheme="minorHAnsi" w:hAnsiTheme="minorHAnsi"/>
          <w:sz w:val="22"/>
        </w:rPr>
      </w:pPr>
    </w:p>
    <w:p w:rsidR="00A838EF" w:rsidRDefault="00A838EF" w:rsidP="00A838EF">
      <w:pPr>
        <w:rPr>
          <w:rFonts w:asciiTheme="minorHAnsi" w:hAnsiTheme="minorHAnsi"/>
          <w:sz w:val="22"/>
        </w:rPr>
      </w:pPr>
      <w:r>
        <w:rPr>
          <w:rFonts w:asciiTheme="minorHAnsi" w:hAnsiTheme="minorHAnsi"/>
          <w:sz w:val="22"/>
        </w:rPr>
        <w:br w:type="page"/>
      </w:r>
    </w:p>
    <w:p w:rsidR="00360959" w:rsidRDefault="00360959" w:rsidP="00D60A5C">
      <w:pPr>
        <w:rPr>
          <w:rFonts w:asciiTheme="minorHAnsi" w:hAnsiTheme="minorHAnsi"/>
          <w:sz w:val="22"/>
        </w:rPr>
      </w:pPr>
    </w:p>
    <w:p w:rsidR="00A838EF" w:rsidRPr="00ED1E8D" w:rsidRDefault="00A838EF" w:rsidP="00D60A5C">
      <w:pPr>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1" w:name="_Toc295643391"/>
      <w:r>
        <w:rPr>
          <w:rFonts w:asciiTheme="minorHAnsi" w:hAnsiTheme="minorHAnsi"/>
          <w:b/>
          <w:smallCaps/>
          <w:sz w:val="22"/>
        </w:rPr>
        <w:t>Arquitectura de Solución</w:t>
      </w:r>
      <w:bookmarkEnd w:id="61"/>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2" w:name="_Toc295643392"/>
      <w:r>
        <w:rPr>
          <w:rFonts w:asciiTheme="minorHAnsi" w:hAnsiTheme="minorHAnsi"/>
          <w:b/>
          <w:smallCaps/>
          <w:sz w:val="22"/>
        </w:rPr>
        <w:t>Resumen Ejecutivo</w:t>
      </w:r>
      <w:bookmarkEnd w:id="62"/>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De acuerdo a la arquitectura empresarial objetivo se desarrollo una solución de TI  que integra los proyectos que cubren las brechas de las diferentes arquitecturas, esta solución está orientada de acuerdo a los requerimientos no funcionales y lo descubierto en la arquitectura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de las herramientas </w:t>
      </w:r>
      <w:r w:rsidR="00063F8F">
        <w:rPr>
          <w:rFonts w:asciiTheme="minorHAnsi" w:hAnsiTheme="minorHAnsi"/>
          <w:sz w:val="22"/>
        </w:rPr>
        <w:t xml:space="preserve">existentes </w:t>
      </w:r>
      <w:r>
        <w:rPr>
          <w:rFonts w:asciiTheme="minorHAnsi" w:hAnsiTheme="minorHAnsi"/>
          <w:sz w:val="22"/>
        </w:rPr>
        <w:t>actuales.</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7427D3" w:rsidRPr="00ED1E8D" w:rsidRDefault="007427D3"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3" w:name="_Toc295643393"/>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3"/>
    </w:p>
    <w:p w:rsidR="00E33A05" w:rsidRDefault="00E33A05" w:rsidP="00817ED2">
      <w:pPr>
        <w:rPr>
          <w:rFonts w:asciiTheme="minorHAnsi" w:hAnsiTheme="minorHAnsi"/>
          <w:sz w:val="22"/>
        </w:rPr>
      </w:pPr>
    </w:p>
    <w:p w:rsidR="00E34196" w:rsidRDefault="00E34196" w:rsidP="00817ED2">
      <w:pPr>
        <w:rPr>
          <w:rFonts w:asciiTheme="minorHAnsi" w:hAnsiTheme="minorHAnsi"/>
          <w:i/>
          <w:color w:val="0070C0"/>
          <w:sz w:val="22"/>
        </w:rPr>
      </w:pPr>
      <w:r>
        <w:rPr>
          <w:rFonts w:asciiTheme="minorHAnsi" w:hAnsiTheme="minorHAnsi"/>
          <w:i/>
          <w:color w:val="0070C0"/>
          <w:sz w:val="22"/>
        </w:rPr>
        <w:t>Carlos,</w:t>
      </w:r>
    </w:p>
    <w:p w:rsidR="00E34196" w:rsidRDefault="00E34196" w:rsidP="00817ED2">
      <w:pPr>
        <w:rPr>
          <w:rFonts w:asciiTheme="minorHAnsi" w:hAnsiTheme="minorHAnsi"/>
          <w:i/>
          <w:color w:val="0070C0"/>
          <w:sz w:val="22"/>
        </w:rPr>
      </w:pPr>
    </w:p>
    <w:p w:rsidR="00C51B35" w:rsidRDefault="00176598" w:rsidP="00817ED2">
      <w:pPr>
        <w:rPr>
          <w:rFonts w:asciiTheme="minorHAnsi" w:hAnsiTheme="minorHAnsi"/>
          <w:i/>
          <w:color w:val="0070C0"/>
          <w:sz w:val="22"/>
        </w:rPr>
      </w:pPr>
      <w:r w:rsidRPr="00D60A5C">
        <w:rPr>
          <w:rFonts w:asciiTheme="minorHAnsi" w:hAnsiTheme="minorHAnsi"/>
          <w:i/>
          <w:color w:val="0070C0"/>
          <w:sz w:val="22"/>
        </w:rPr>
        <w:t xml:space="preserve">Además de los requerimientos no funcionales la idea es poner la imagen del </w:t>
      </w:r>
      <w:proofErr w:type="spellStart"/>
      <w:r w:rsidRPr="00D60A5C">
        <w:rPr>
          <w:rFonts w:asciiTheme="minorHAnsi" w:hAnsiTheme="minorHAnsi"/>
          <w:i/>
          <w:color w:val="0070C0"/>
          <w:sz w:val="22"/>
        </w:rPr>
        <w:t>blue-print</w:t>
      </w:r>
      <w:proofErr w:type="spellEnd"/>
      <w:r w:rsidRPr="00D60A5C">
        <w:rPr>
          <w:rFonts w:asciiTheme="minorHAnsi" w:hAnsiTheme="minorHAnsi"/>
          <w:i/>
          <w:color w:val="0070C0"/>
          <w:sz w:val="22"/>
        </w:rPr>
        <w:t xml:space="preserve"> del diagr</w:t>
      </w:r>
      <w:r w:rsidR="00CB08D2">
        <w:rPr>
          <w:rFonts w:asciiTheme="minorHAnsi" w:hAnsiTheme="minorHAnsi"/>
          <w:i/>
          <w:color w:val="0070C0"/>
          <w:sz w:val="22"/>
        </w:rPr>
        <w:t>a</w:t>
      </w:r>
      <w:r w:rsidRPr="00D60A5C">
        <w:rPr>
          <w:rFonts w:asciiTheme="minorHAnsi" w:hAnsiTheme="minorHAnsi"/>
          <w:i/>
          <w:color w:val="0070C0"/>
          <w:sz w:val="22"/>
        </w:rPr>
        <w:t xml:space="preserve">ma de </w:t>
      </w:r>
      <w:proofErr w:type="spellStart"/>
      <w:r w:rsidRPr="00D60A5C">
        <w:rPr>
          <w:rFonts w:asciiTheme="minorHAnsi" w:hAnsiTheme="minorHAnsi"/>
          <w:i/>
          <w:color w:val="0070C0"/>
          <w:sz w:val="22"/>
        </w:rPr>
        <w:t>soat</w:t>
      </w:r>
      <w:proofErr w:type="spellEnd"/>
      <w:r w:rsidRPr="00D60A5C">
        <w:rPr>
          <w:rFonts w:asciiTheme="minorHAnsi" w:hAnsiTheme="minorHAnsi"/>
          <w:i/>
          <w:color w:val="0070C0"/>
          <w:sz w:val="22"/>
        </w:rPr>
        <w:t xml:space="preserve"> con sus descripciones</w:t>
      </w:r>
    </w:p>
    <w:p w:rsidR="00C51B35" w:rsidRDefault="00C51B35" w:rsidP="00817ED2">
      <w:pPr>
        <w:rPr>
          <w:rFonts w:asciiTheme="minorHAnsi" w:hAnsiTheme="minorHAnsi"/>
          <w:i/>
          <w:color w:val="0070C0"/>
          <w:sz w:val="22"/>
        </w:rPr>
      </w:pPr>
    </w:p>
    <w:p w:rsidR="00176598" w:rsidRPr="00D60A5C" w:rsidRDefault="00C51B35" w:rsidP="00817ED2">
      <w:pPr>
        <w:rPr>
          <w:rFonts w:asciiTheme="minorHAnsi" w:hAnsiTheme="minorHAnsi"/>
          <w:i/>
          <w:color w:val="0070C0"/>
          <w:sz w:val="22"/>
        </w:rPr>
      </w:pPr>
      <w:r>
        <w:rPr>
          <w:rFonts w:asciiTheme="minorHAnsi" w:hAnsiTheme="minorHAnsi"/>
          <w:i/>
          <w:color w:val="0070C0"/>
          <w:sz w:val="22"/>
        </w:rPr>
        <w:t>PENDIENTE, LO TENGO EN EL OTRO COMPUTADOR (</w:t>
      </w:r>
      <w:proofErr w:type="spellStart"/>
      <w:r w:rsidR="00E34196">
        <w:rPr>
          <w:rFonts w:asciiTheme="minorHAnsi" w:hAnsiTheme="minorHAnsi"/>
          <w:i/>
          <w:color w:val="0070C0"/>
          <w:sz w:val="22"/>
        </w:rPr>
        <w:t>carlos</w:t>
      </w:r>
      <w:proofErr w:type="spellEnd"/>
      <w:r w:rsidR="00E34196">
        <w:rPr>
          <w:rFonts w:asciiTheme="minorHAnsi" w:hAnsiTheme="minorHAnsi"/>
          <w:i/>
          <w:color w:val="0070C0"/>
          <w:sz w:val="22"/>
        </w:rPr>
        <w:t xml:space="preserve"> </w:t>
      </w:r>
      <w:proofErr w:type="spellStart"/>
      <w:r w:rsidR="00E34196">
        <w:rPr>
          <w:rFonts w:asciiTheme="minorHAnsi" w:hAnsiTheme="minorHAnsi"/>
          <w:i/>
          <w:color w:val="0070C0"/>
          <w:sz w:val="22"/>
        </w:rPr>
        <w:t>INCLUYe</w:t>
      </w:r>
      <w:proofErr w:type="spellEnd"/>
      <w:r>
        <w:rPr>
          <w:rFonts w:asciiTheme="minorHAnsi" w:hAnsiTheme="minorHAnsi"/>
          <w:i/>
          <w:color w:val="0070C0"/>
          <w:sz w:val="22"/>
        </w:rPr>
        <w:t xml:space="preserve"> EL </w:t>
      </w:r>
      <w:r w:rsidR="00E34196">
        <w:rPr>
          <w:rFonts w:asciiTheme="minorHAnsi" w:hAnsiTheme="minorHAnsi"/>
          <w:i/>
          <w:color w:val="0070C0"/>
          <w:sz w:val="22"/>
        </w:rPr>
        <w:t>lunes</w:t>
      </w:r>
      <w:r>
        <w:rPr>
          <w:rFonts w:asciiTheme="minorHAnsi" w:hAnsiTheme="minorHAnsi"/>
          <w:i/>
          <w:color w:val="0070C0"/>
          <w:sz w:val="22"/>
        </w:rPr>
        <w:t>)</w:t>
      </w:r>
      <w:r w:rsidR="00176598" w:rsidRPr="00D60A5C">
        <w:rPr>
          <w:rFonts w:asciiTheme="minorHAnsi" w:hAnsiTheme="minorHAnsi"/>
          <w:i/>
          <w:color w:val="0070C0"/>
          <w:sz w:val="22"/>
        </w:rPr>
        <w:t>.</w:t>
      </w:r>
    </w:p>
    <w:p w:rsidR="00896F74" w:rsidRPr="00817ED2" w:rsidRDefault="00896F74"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4" w:name="_Toc295643394"/>
      <w:r>
        <w:rPr>
          <w:rFonts w:asciiTheme="minorHAnsi" w:hAnsiTheme="minorHAnsi"/>
          <w:b/>
          <w:smallCaps/>
          <w:sz w:val="22"/>
        </w:rPr>
        <w:t>Requerimientos no funcionales</w:t>
      </w:r>
      <w:bookmarkEnd w:id="64"/>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lastRenderedPageBreak/>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proofErr w:type="spellStart"/>
      <w:r w:rsidR="00E0076C" w:rsidRPr="003868CC">
        <w:rPr>
          <w:rFonts w:asciiTheme="minorHAnsi" w:hAnsiTheme="minorHAnsi"/>
          <w:sz w:val="22"/>
        </w:rPr>
        <w:t>sto</w:t>
      </w:r>
      <w:proofErr w:type="spellEnd"/>
      <w:r w:rsidR="00E0076C" w:rsidRPr="003868CC">
        <w:rPr>
          <w:rFonts w:asciiTheme="minorHAnsi" w:hAnsiTheme="minorHAnsi"/>
          <w:sz w:val="22"/>
        </w:rPr>
        <w:t xml:space="preserve">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proofErr w:type="spellStart"/>
      <w:r w:rsidR="00E0076C" w:rsidRPr="003868CC">
        <w:rPr>
          <w:rFonts w:asciiTheme="minorHAnsi" w:hAnsiTheme="minorHAnsi"/>
          <w:sz w:val="22"/>
        </w:rPr>
        <w:t>inconveneinte</w:t>
      </w:r>
      <w:proofErr w:type="spellEnd"/>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b/>
          <w:sz w:val="22"/>
        </w:rPr>
      </w:pPr>
      <w:proofErr w:type="spellStart"/>
      <w:r w:rsidRPr="003868CC">
        <w:rPr>
          <w:rFonts w:asciiTheme="minorHAnsi" w:hAnsiTheme="minorHAnsi"/>
          <w:b/>
          <w:sz w:val="22"/>
        </w:rPr>
        <w:t>Estandares</w:t>
      </w:r>
      <w:proofErr w:type="spellEnd"/>
      <w:r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entre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 a través del formato XML/EDIFACT, para asegurar que se realiza una comunicación concisa  a través de plataformas y aplicaciones heterogéneas concisa sin importar el tipo de cliente.</w:t>
      </w:r>
    </w:p>
    <w:p w:rsidR="003868CC" w:rsidRPr="003868CC" w:rsidRDefault="003868CC" w:rsidP="003868CC">
      <w:pPr>
        <w:ind w:left="284"/>
        <w:rPr>
          <w:rFonts w:asciiTheme="minorHAnsi" w:hAnsiTheme="minorHAnsi"/>
          <w:b/>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Disponiblidad</w:t>
      </w:r>
      <w:proofErr w:type="spellEnd"/>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proofErr w:type="gramStart"/>
      <w:r w:rsidR="00FF5315" w:rsidRPr="003868CC">
        <w:rPr>
          <w:rFonts w:asciiTheme="minorHAnsi" w:hAnsiTheme="minorHAnsi"/>
          <w:sz w:val="22"/>
        </w:rPr>
        <w:t>continuo</w:t>
      </w:r>
      <w:proofErr w:type="gramEnd"/>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huso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nos permite agregar distintos servicios a nuestra operación existente, y también se encuentra apoyada por el uso de los estándares de la industria, la cual nos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t>Phase</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lastRenderedPageBreak/>
        <w:t>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26292E" w:rsidRDefault="0026292E"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5" w:name="_Toc295643395"/>
      <w:r>
        <w:rPr>
          <w:rFonts w:asciiTheme="minorHAnsi" w:hAnsiTheme="minorHAnsi"/>
          <w:b/>
          <w:smallCaps/>
          <w:sz w:val="22"/>
        </w:rPr>
        <w:t>Proyectos identificados</w:t>
      </w:r>
      <w:r w:rsidR="00406852">
        <w:rPr>
          <w:rFonts w:asciiTheme="minorHAnsi" w:hAnsiTheme="minorHAnsi"/>
          <w:b/>
          <w:smallCaps/>
          <w:sz w:val="22"/>
        </w:rPr>
        <w:t xml:space="preserve"> en cada una de las vistas</w:t>
      </w:r>
      <w:bookmarkEnd w:id="65"/>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66" w:name="_Toc293216568"/>
      <w:bookmarkStart w:id="67" w:name="_Toc295581858"/>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6</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66"/>
      <w:r w:rsidR="00782C32">
        <w:rPr>
          <w:rFonts w:asciiTheme="minorHAnsi" w:hAnsiTheme="minorHAnsi"/>
          <w:color w:val="auto"/>
          <w:sz w:val="20"/>
        </w:rPr>
        <w:t>Proyectos que cierran la brecha de la Arquitectura de Negocio</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68" w:name="_Toc295581859"/>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7</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6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lastRenderedPageBreak/>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69" w:name="_Toc295581860"/>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8</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proofErr w:type="spellStart"/>
            <w:r w:rsidRPr="00D76FC5">
              <w:rPr>
                <w:rFonts w:asciiTheme="minorHAnsi" w:hAnsiTheme="minorHAnsi"/>
              </w:rPr>
              <w:t>auditoria</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Invocacion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TRMSystem</w:t>
            </w:r>
            <w:proofErr w:type="spellEnd"/>
            <w:r w:rsidRPr="00D76FC5">
              <w:rPr>
                <w:rFonts w:asciiTheme="minorHAnsi" w:hAnsiTheme="minorHAnsi"/>
              </w:rPr>
              <w:t xml:space="preserve"> para que pueda invocar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PaymentSystem</w:t>
            </w:r>
            <w:proofErr w:type="spellEnd"/>
            <w:r w:rsidRPr="00D76FC5">
              <w:rPr>
                <w:rFonts w:asciiTheme="minorHAnsi" w:hAnsiTheme="minorHAnsi"/>
              </w:rPr>
              <w:t xml:space="preserve"> para que pueda invocar al sistema de </w:t>
            </w:r>
            <w:r w:rsidR="00C66814" w:rsidRPr="00D76FC5">
              <w:rPr>
                <w:rFonts w:asciiTheme="minorHAnsi" w:hAnsiTheme="minorHAnsi"/>
              </w:rPr>
              <w:t>autenticación</w:t>
            </w:r>
            <w:r w:rsidRPr="00D76FC5">
              <w:rPr>
                <w:rFonts w:asciiTheme="minorHAnsi" w:hAnsiTheme="minorHAnsi"/>
              </w:rPr>
              <w:t xml:space="preserve"> SSO </w:t>
            </w:r>
            <w:proofErr w:type="spellStart"/>
            <w:r w:rsidRPr="00D76FC5">
              <w:rPr>
                <w:rFonts w:asciiTheme="minorHAnsi" w:hAnsiTheme="minorHAnsi"/>
              </w:rPr>
              <w:t>Authentication</w:t>
            </w:r>
            <w:proofErr w:type="spellEnd"/>
            <w:r w:rsidRPr="00D76FC5">
              <w:rPr>
                <w:rFonts w:asciiTheme="minorHAnsi" w:hAnsiTheme="minorHAnsi"/>
              </w:rPr>
              <w:t xml:space="preserve"> </w:t>
            </w:r>
            <w:proofErr w:type="spellStart"/>
            <w:r w:rsidRPr="00D76FC5">
              <w:rPr>
                <w:rFonts w:asciiTheme="minorHAnsi" w:hAnsiTheme="minorHAnsi"/>
              </w:rPr>
              <w:t>asi</w:t>
            </w:r>
            <w:proofErr w:type="spellEnd"/>
            <w:r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0" w:name="_Toc295581861"/>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9</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1" w:name="_Toc295643396"/>
      <w:r>
        <w:rPr>
          <w:rFonts w:asciiTheme="minorHAnsi" w:hAnsiTheme="minorHAnsi"/>
          <w:b/>
          <w:smallCaps/>
          <w:sz w:val="22"/>
        </w:rPr>
        <w:t>Proyectos Consolidados</w:t>
      </w:r>
      <w:bookmarkEnd w:id="71"/>
    </w:p>
    <w:p w:rsidR="00406852" w:rsidRPr="003868CC" w:rsidRDefault="00406852" w:rsidP="00406852">
      <w:pPr>
        <w:rPr>
          <w:rFonts w:asciiTheme="minorHAnsi" w:hAnsiTheme="minorHAnsi"/>
          <w:sz w:val="22"/>
        </w:rPr>
      </w:pP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33224" cy="3600000"/>
                    </a:xfrm>
                    <a:prstGeom prst="rect">
                      <a:avLst/>
                    </a:prstGeom>
                  </pic:spPr>
                </pic:pic>
              </a:graphicData>
            </a:graphic>
          </wp:inline>
        </w:drawing>
      </w:r>
    </w:p>
    <w:p w:rsidR="006A0EB9" w:rsidRPr="00A46107" w:rsidRDefault="00A46107" w:rsidP="00A46107">
      <w:pPr>
        <w:pStyle w:val="Epgrafe"/>
        <w:spacing w:before="120" w:after="0"/>
        <w:jc w:val="center"/>
        <w:rPr>
          <w:rFonts w:ascii="Calibri" w:hAnsi="Calibri"/>
          <w:color w:val="auto"/>
          <w:sz w:val="24"/>
        </w:rPr>
      </w:pPr>
      <w:bookmarkStart w:id="72" w:name="_Toc295581764"/>
      <w:r w:rsidRPr="00A46107">
        <w:rPr>
          <w:rFonts w:ascii="Calibri" w:hAnsi="Calibri"/>
          <w:color w:val="auto"/>
          <w:sz w:val="20"/>
        </w:rPr>
        <w:t xml:space="preserve">Figura </w:t>
      </w:r>
      <w:r w:rsidR="009A4094"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9A4094" w:rsidRPr="00A46107">
        <w:rPr>
          <w:rFonts w:ascii="Calibri" w:hAnsi="Calibri"/>
          <w:color w:val="auto"/>
          <w:sz w:val="20"/>
        </w:rPr>
        <w:fldChar w:fldCharType="separate"/>
      </w:r>
      <w:r w:rsidR="003A4038">
        <w:rPr>
          <w:rFonts w:ascii="Calibri" w:hAnsi="Calibri"/>
          <w:noProof/>
          <w:color w:val="auto"/>
          <w:sz w:val="20"/>
        </w:rPr>
        <w:t>2</w:t>
      </w:r>
      <w:r w:rsidR="009A4094" w:rsidRPr="00A46107">
        <w:rPr>
          <w:rFonts w:ascii="Calibri" w:hAnsi="Calibri"/>
          <w:color w:val="auto"/>
          <w:sz w:val="20"/>
        </w:rPr>
        <w:fldChar w:fldCharType="end"/>
      </w:r>
      <w:r>
        <w:rPr>
          <w:rFonts w:ascii="Calibri" w:hAnsi="Calibri"/>
          <w:color w:val="auto"/>
          <w:sz w:val="20"/>
        </w:rPr>
        <w:t>. Proyectos para cerrar la brecha</w:t>
      </w:r>
      <w:bookmarkEnd w:id="72"/>
    </w:p>
    <w:p w:rsidR="006A0EB9" w:rsidRDefault="006A0EB9"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lastRenderedPageBreak/>
        <w:drawing>
          <wp:inline distT="0" distB="0" distL="0" distR="0">
            <wp:extent cx="6327140" cy="414835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327140" cy="4148353"/>
                    </a:xfrm>
                    <a:prstGeom prst="rect">
                      <a:avLst/>
                    </a:prstGeom>
                    <a:noFill/>
                    <a:ln w="9525">
                      <a:noFill/>
                      <a:miter lim="800000"/>
                      <a:headEnd/>
                      <a:tailEnd/>
                    </a:ln>
                  </pic:spPr>
                </pic:pic>
              </a:graphicData>
            </a:graphic>
          </wp:inline>
        </w:drawing>
      </w:r>
    </w:p>
    <w:p w:rsidR="00842EEE" w:rsidRPr="00842EEE" w:rsidRDefault="00842EEE" w:rsidP="00842EEE">
      <w:pPr>
        <w:pStyle w:val="Epgrafe"/>
        <w:spacing w:before="120" w:after="0"/>
        <w:jc w:val="center"/>
        <w:rPr>
          <w:rFonts w:ascii="Calibri" w:hAnsi="Calibri"/>
          <w:color w:val="auto"/>
          <w:sz w:val="20"/>
        </w:rPr>
      </w:pPr>
      <w:bookmarkStart w:id="73" w:name="_Toc295581765"/>
      <w:r w:rsidRPr="00A46107">
        <w:rPr>
          <w:rFonts w:ascii="Calibri" w:hAnsi="Calibri"/>
          <w:color w:val="auto"/>
          <w:sz w:val="20"/>
        </w:rPr>
        <w:t xml:space="preserve">Figura </w:t>
      </w:r>
      <w:r w:rsidR="009A4094"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9A4094" w:rsidRPr="00A46107">
        <w:rPr>
          <w:rFonts w:ascii="Calibri" w:hAnsi="Calibri"/>
          <w:color w:val="auto"/>
          <w:sz w:val="20"/>
        </w:rPr>
        <w:fldChar w:fldCharType="separate"/>
      </w:r>
      <w:r w:rsidR="003A4038">
        <w:rPr>
          <w:rFonts w:ascii="Calibri" w:hAnsi="Calibri"/>
          <w:noProof/>
          <w:color w:val="auto"/>
          <w:sz w:val="20"/>
        </w:rPr>
        <w:t>3</w:t>
      </w:r>
      <w:r w:rsidR="009A4094" w:rsidRPr="00A46107">
        <w:rPr>
          <w:rFonts w:ascii="Calibri" w:hAnsi="Calibri"/>
          <w:color w:val="auto"/>
          <w:sz w:val="20"/>
        </w:rPr>
        <w:fldChar w:fldCharType="end"/>
      </w:r>
      <w:r>
        <w:rPr>
          <w:rFonts w:ascii="Calibri" w:hAnsi="Calibri"/>
          <w:color w:val="auto"/>
          <w:sz w:val="20"/>
        </w:rPr>
        <w:t>. Relación entre los proyectos de las diferentes vistas</w:t>
      </w:r>
      <w:bookmarkEnd w:id="73"/>
    </w:p>
    <w:p w:rsidR="00842EEE" w:rsidRDefault="00842EEE" w:rsidP="003868CC">
      <w:pPr>
        <w:rPr>
          <w:rFonts w:asciiTheme="minorHAnsi" w:hAnsiTheme="minorHAnsi"/>
          <w:sz w:val="22"/>
        </w:rPr>
      </w:pPr>
    </w:p>
    <w:p w:rsidR="00842EEE" w:rsidRDefault="00842EEE"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AE0EE4" w:rsidRDefault="00AE0EE4"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4" w:name="_Toc295581862"/>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10</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4"/>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tcBorders>
              <w:bottom w:val="single" w:sz="12" w:space="0" w:color="auto"/>
              <w:right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A46107" w:rsidRPr="003973F8" w:rsidRDefault="00A46107" w:rsidP="003868CC">
            <w:pPr>
              <w:rPr>
                <w:rFonts w:asciiTheme="minorHAnsi" w:hAnsiTheme="minorHAnsi"/>
              </w:rPr>
            </w:pPr>
          </w:p>
        </w:tc>
      </w:tr>
      <w:tr w:rsidR="00A46107"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A46107" w:rsidRPr="003973F8" w:rsidRDefault="00A46107" w:rsidP="003868CC">
            <w:pPr>
              <w:rPr>
                <w:rFonts w:asciiTheme="minorHAnsi" w:hAnsiTheme="minorHAnsi"/>
              </w:rPr>
            </w:pP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5" w:name="_Toc295581863"/>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11</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5"/>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tcBorders>
              <w:bottom w:val="single" w:sz="12" w:space="0" w:color="auto"/>
              <w:right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526A02" w:rsidRPr="003973F8" w:rsidRDefault="009A25A3" w:rsidP="00526A02">
            <w:pPr>
              <w:rPr>
                <w:rFonts w:asciiTheme="minorHAnsi" w:hAnsiTheme="minorHAnsi"/>
              </w:rPr>
            </w:pPr>
            <w:r w:rsidRPr="003973F8">
              <w:rPr>
                <w:rFonts w:asciiTheme="minorHAnsi" w:hAnsiTheme="minorHAnsi"/>
              </w:rPr>
              <w:t xml:space="preserve">Permite gestionar el proceso de subasta inversa, al manejar el sistema TRM y adaptar el </w:t>
            </w:r>
            <w:r w:rsidRPr="003973F8">
              <w:rPr>
                <w:rFonts w:asciiTheme="minorHAnsi" w:hAnsiTheme="minorHAnsi"/>
              </w:rPr>
              <w:lastRenderedPageBreak/>
              <w:t>sistema PO Manager.</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lastRenderedPageBreak/>
              <w:t>Esfuerzo</w:t>
            </w:r>
          </w:p>
        </w:tc>
        <w:tc>
          <w:tcPr>
            <w:tcW w:w="7656" w:type="dxa"/>
            <w:gridSpan w:val="3"/>
            <w:tcBorders>
              <w:right w:val="single" w:sz="12" w:space="0" w:color="auto"/>
            </w:tcBorders>
          </w:tcPr>
          <w:p w:rsidR="00526A02" w:rsidRPr="003973F8" w:rsidRDefault="00526A02" w:rsidP="00526A02">
            <w:pPr>
              <w:rPr>
                <w:rFonts w:asciiTheme="minorHAnsi" w:hAnsiTheme="minorHAnsi"/>
              </w:rPr>
            </w:pPr>
          </w:p>
        </w:tc>
      </w:tr>
      <w:tr w:rsidR="00526A0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526A02" w:rsidRPr="003973F8" w:rsidRDefault="00526A02" w:rsidP="00526A02">
            <w:pPr>
              <w:rPr>
                <w:rFonts w:asciiTheme="minorHAnsi" w:hAnsiTheme="minorHAnsi"/>
              </w:rPr>
            </w:pP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6" w:name="_Toc295581864"/>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12</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6"/>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7" w:name="_Toc295581865"/>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13</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77"/>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5581866"/>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14</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78"/>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5581867"/>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15</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79"/>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4E0C12" w:rsidRPr="003973F8" w:rsidRDefault="004E0C12" w:rsidP="004025FF">
            <w:pPr>
              <w:rPr>
                <w:rFonts w:asciiTheme="minorHAnsi" w:hAnsiTheme="minorHAnsi"/>
              </w:rPr>
            </w:pPr>
          </w:p>
        </w:tc>
      </w:tr>
      <w:tr w:rsidR="004E0C1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4E0C12" w:rsidRPr="003973F8" w:rsidRDefault="004E0C12" w:rsidP="004025FF">
            <w:pPr>
              <w:rPr>
                <w:rFonts w:asciiTheme="minorHAnsi" w:hAnsiTheme="minorHAnsi"/>
              </w:rPr>
            </w:pP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lastRenderedPageBreak/>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406852" w:rsidRDefault="00406852" w:rsidP="0040685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16</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p>
    <w:tbl>
      <w:tblPr>
        <w:tblStyle w:val="Tablaconcuadrcula"/>
        <w:tblW w:w="0" w:type="auto"/>
        <w:jc w:val="right"/>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406852" w:rsidTr="00406852">
        <w:trPr>
          <w:cantSplit/>
          <w:jc w:val="right"/>
        </w:trPr>
        <w:tc>
          <w:tcPr>
            <w:tcW w:w="1134" w:type="dxa"/>
            <w:tcBorders>
              <w:top w:val="nil"/>
              <w:left w:val="nil"/>
            </w:tcBorders>
            <w:vAlign w:val="center"/>
          </w:tcPr>
          <w:p w:rsidR="00406852" w:rsidRPr="00406852" w:rsidRDefault="00406852" w:rsidP="00406852">
            <w:pPr>
              <w:jc w:val="center"/>
              <w:rPr>
                <w:rFonts w:asciiTheme="minorHAnsi" w:hAnsiTheme="minorHAnsi"/>
                <w:b/>
              </w:rPr>
            </w:pP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PC01</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PC03</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PC02</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PC04</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PC05</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PC06</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Total</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M7</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M6</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M5</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M4</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M3</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45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M2</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65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M1</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total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r w:rsidRPr="00406852">
        <w:rPr>
          <w:noProof/>
        </w:rPr>
        <w:drawing>
          <wp:inline distT="0" distB="0" distL="0" distR="0">
            <wp:extent cx="6328587" cy="426365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t="9481"/>
                    <a:stretch>
                      <a:fillRect/>
                    </a:stretch>
                  </pic:blipFill>
                  <pic:spPr bwMode="auto">
                    <a:xfrm>
                      <a:off x="0" y="0"/>
                      <a:ext cx="6328587" cy="4263656"/>
                    </a:xfrm>
                    <a:prstGeom prst="rect">
                      <a:avLst/>
                    </a:prstGeom>
                    <a:noFill/>
                    <a:ln w="9525">
                      <a:noFill/>
                      <a:miter lim="800000"/>
                      <a:headEnd/>
                      <a:tailEnd/>
                    </a:ln>
                  </pic:spPr>
                </pic:pic>
              </a:graphicData>
            </a:graphic>
          </wp:inline>
        </w:drawing>
      </w:r>
    </w:p>
    <w:p w:rsidR="00406852" w:rsidRPr="00A46107" w:rsidRDefault="00406852" w:rsidP="00406852">
      <w:pPr>
        <w:pStyle w:val="Epgrafe"/>
        <w:spacing w:before="120" w:after="0"/>
        <w:jc w:val="center"/>
        <w:rPr>
          <w:rFonts w:ascii="Calibri" w:hAnsi="Calibri"/>
          <w:color w:val="auto"/>
          <w:sz w:val="24"/>
        </w:rPr>
      </w:pPr>
      <w:r w:rsidRPr="00A46107">
        <w:rPr>
          <w:rFonts w:ascii="Calibri" w:hAnsi="Calibri"/>
          <w:color w:val="auto"/>
          <w:sz w:val="20"/>
        </w:rPr>
        <w:t xml:space="preserve">Figura </w:t>
      </w:r>
      <w:r w:rsidR="009A4094"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9A4094" w:rsidRPr="00A46107">
        <w:rPr>
          <w:rFonts w:ascii="Calibri" w:hAnsi="Calibri"/>
          <w:color w:val="auto"/>
          <w:sz w:val="20"/>
        </w:rPr>
        <w:fldChar w:fldCharType="separate"/>
      </w:r>
      <w:r>
        <w:rPr>
          <w:rFonts w:ascii="Calibri" w:hAnsi="Calibri"/>
          <w:noProof/>
          <w:color w:val="auto"/>
          <w:sz w:val="20"/>
        </w:rPr>
        <w:t>4</w:t>
      </w:r>
      <w:r w:rsidR="009A4094" w:rsidRPr="00A46107">
        <w:rPr>
          <w:rFonts w:ascii="Calibri" w:hAnsi="Calibri"/>
          <w:color w:val="auto"/>
          <w:sz w:val="20"/>
        </w:rPr>
        <w:fldChar w:fldCharType="end"/>
      </w:r>
      <w:r>
        <w:rPr>
          <w:rFonts w:ascii="Calibri" w:hAnsi="Calibri"/>
          <w:color w:val="auto"/>
          <w:sz w:val="20"/>
        </w:rPr>
        <w:t>. Cumplimiento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224AEF" w:rsidRPr="003868CC" w:rsidRDefault="00224AEF"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0" w:name="_Toc295643397"/>
      <w:r>
        <w:rPr>
          <w:rFonts w:asciiTheme="minorHAnsi" w:hAnsiTheme="minorHAnsi"/>
          <w:b/>
          <w:smallCaps/>
          <w:sz w:val="22"/>
        </w:rPr>
        <w:lastRenderedPageBreak/>
        <w:t>Priorización de proyectos</w:t>
      </w:r>
      <w:bookmarkEnd w:id="80"/>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5581868"/>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16</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1"/>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5581869"/>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17</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90469E">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AF1684" w:rsidRDefault="00AF1684" w:rsidP="00AF1684">
      <w:pPr>
        <w:pStyle w:val="Epgrafe"/>
        <w:keepNext/>
        <w:spacing w:after="120"/>
        <w:jc w:val="center"/>
        <w:rPr>
          <w:rFonts w:asciiTheme="minorHAnsi" w:hAnsiTheme="minorHAnsi"/>
          <w:color w:val="auto"/>
          <w:sz w:val="20"/>
        </w:rPr>
      </w:pPr>
      <w:bookmarkStart w:id="83" w:name="_Toc295581870"/>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4C50E8">
        <w:rPr>
          <w:rFonts w:asciiTheme="minorHAnsi" w:hAnsiTheme="minorHAnsi"/>
          <w:noProof/>
          <w:color w:val="auto"/>
          <w:sz w:val="20"/>
        </w:rPr>
        <w:t>18</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3"/>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4C50E8" w:rsidRDefault="004C50E8" w:rsidP="00224AEF">
      <w:pPr>
        <w:rPr>
          <w:rFonts w:asciiTheme="minorHAnsi" w:hAnsiTheme="minorHAnsi"/>
          <w:sz w:val="22"/>
        </w:rPr>
      </w:pPr>
    </w:p>
    <w:p w:rsidR="004C50E8" w:rsidRDefault="004C50E8" w:rsidP="004C50E8">
      <w:pPr>
        <w:pStyle w:val="Epgrafe"/>
        <w:keepNext/>
        <w:spacing w:after="120"/>
        <w:jc w:val="center"/>
        <w:rPr>
          <w:rFonts w:asciiTheme="minorHAnsi" w:hAnsiTheme="minorHAnsi"/>
          <w:color w:val="auto"/>
          <w:sz w:val="20"/>
        </w:rPr>
      </w:pPr>
      <w:bookmarkStart w:id="84" w:name="_Toc295581871"/>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Pr>
          <w:rFonts w:asciiTheme="minorHAnsi" w:hAnsiTheme="minorHAnsi"/>
          <w:noProof/>
          <w:color w:val="auto"/>
          <w:sz w:val="20"/>
        </w:rPr>
        <w:t>19</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w:t>
      </w:r>
      <w:r w:rsidR="003A4038">
        <w:rPr>
          <w:rFonts w:asciiTheme="minorHAnsi" w:hAnsiTheme="minorHAnsi"/>
          <w:color w:val="auto"/>
          <w:sz w:val="20"/>
        </w:rPr>
        <w:t>final de proyectos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8B26A1" w:rsidRDefault="008B26A1" w:rsidP="00224AEF">
      <w:pPr>
        <w:rPr>
          <w:rFonts w:asciiTheme="minorHAnsi" w:hAnsiTheme="minorHAnsi"/>
          <w:sz w:val="22"/>
        </w:rPr>
      </w:pPr>
    </w:p>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5" w:name="_Toc295643398"/>
      <w:r>
        <w:rPr>
          <w:rFonts w:asciiTheme="minorHAnsi" w:hAnsiTheme="minorHAnsi"/>
          <w:b/>
          <w:smallCaps/>
          <w:sz w:val="22"/>
        </w:rPr>
        <w:t>Alcance de la solución</w:t>
      </w:r>
      <w:bookmarkEnd w:id="85"/>
    </w:p>
    <w:p w:rsidR="00CB08D2" w:rsidRDefault="00CB08D2" w:rsidP="00CB08D2">
      <w:pPr>
        <w:jc w:val="both"/>
        <w:outlineLvl w:val="1"/>
        <w:rPr>
          <w:rFonts w:asciiTheme="minorHAnsi" w:hAnsiTheme="minorHAnsi"/>
          <w:b/>
          <w:smallCaps/>
          <w:sz w:val="22"/>
        </w:rPr>
      </w:pPr>
    </w:p>
    <w:p w:rsidR="00CB08D2" w:rsidRDefault="00CB08D2" w:rsidP="001D6FD8">
      <w:pPr>
        <w:rPr>
          <w:rFonts w:asciiTheme="minorHAnsi" w:hAnsiTheme="minorHAnsi"/>
          <w:i/>
          <w:color w:val="0070C0"/>
          <w:sz w:val="22"/>
        </w:rPr>
      </w:pPr>
      <w:r w:rsidRPr="00493BD5">
        <w:rPr>
          <w:rFonts w:asciiTheme="minorHAnsi" w:hAnsiTheme="minorHAnsi"/>
          <w:i/>
          <w:color w:val="0070C0"/>
          <w:sz w:val="22"/>
        </w:rPr>
        <w:t>Descripción del alcance de la solución según la priorización realizada</w:t>
      </w:r>
    </w:p>
    <w:p w:rsidR="00CB08D2" w:rsidRPr="00896F74" w:rsidRDefault="00E34196" w:rsidP="00CB08D2">
      <w:pPr>
        <w:jc w:val="both"/>
        <w:rPr>
          <w:rFonts w:asciiTheme="minorHAnsi" w:hAnsiTheme="minorHAnsi"/>
          <w:color w:val="auto"/>
          <w:sz w:val="22"/>
        </w:rPr>
      </w:pPr>
      <w:r>
        <w:rPr>
          <w:rFonts w:asciiTheme="minorHAnsi" w:hAnsiTheme="minorHAnsi"/>
          <w:color w:val="auto"/>
          <w:sz w:val="22"/>
        </w:rPr>
        <w:t>Carlos</w:t>
      </w:r>
    </w:p>
    <w:p w:rsidR="00CB08D2" w:rsidRPr="00D60A5C" w:rsidRDefault="00CB08D2" w:rsidP="00D60A5C">
      <w:pPr>
        <w:jc w:val="both"/>
        <w:outlineLvl w:val="1"/>
        <w:rPr>
          <w:rFonts w:asciiTheme="minorHAnsi" w:hAnsiTheme="minorHAnsi"/>
          <w:b/>
          <w:smallCaps/>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86" w:name="_Toc295643399"/>
      <w:r>
        <w:rPr>
          <w:rFonts w:asciiTheme="minorHAnsi" w:hAnsiTheme="minorHAnsi"/>
          <w:b/>
          <w:smallCaps/>
          <w:sz w:val="22"/>
        </w:rPr>
        <w:t>Estimación y costos</w:t>
      </w:r>
      <w:bookmarkEnd w:id="86"/>
    </w:p>
    <w:p w:rsidR="00F94497" w:rsidRDefault="00F94497" w:rsidP="00D60A5C">
      <w:pPr>
        <w:jc w:val="both"/>
        <w:outlineLvl w:val="1"/>
        <w:rPr>
          <w:ins w:id="87" w:author="PC12345" w:date="2011-06-17T23:19:00Z"/>
          <w:rFonts w:asciiTheme="minorHAnsi" w:hAnsiTheme="minorHAnsi"/>
          <w:sz w:val="22"/>
          <w:szCs w:val="22"/>
        </w:rPr>
      </w:pPr>
    </w:p>
    <w:p w:rsidR="00F94497" w:rsidRDefault="00F94497" w:rsidP="00D60A5C">
      <w:pPr>
        <w:jc w:val="both"/>
        <w:outlineLvl w:val="1"/>
        <w:rPr>
          <w:ins w:id="88" w:author="PC12345" w:date="2011-06-17T23:22:00Z"/>
          <w:rFonts w:asciiTheme="minorHAnsi" w:hAnsiTheme="minorHAnsi"/>
          <w:sz w:val="22"/>
          <w:szCs w:val="22"/>
        </w:rPr>
      </w:pPr>
      <w:ins w:id="89" w:author="PC12345" w:date="2011-06-17T23:15:00Z">
        <w:r>
          <w:rPr>
            <w:rFonts w:asciiTheme="minorHAnsi" w:hAnsiTheme="minorHAnsi"/>
            <w:sz w:val="22"/>
            <w:szCs w:val="22"/>
          </w:rPr>
          <w:t>Durante el desarrollo de cada de una de las arquitecturas (negocio, datos, aplicaciones, tecnología)</w:t>
        </w:r>
      </w:ins>
      <w:ins w:id="90" w:author="PC12345" w:date="2011-06-17T23:17:00Z">
        <w:r>
          <w:rPr>
            <w:rFonts w:asciiTheme="minorHAnsi" w:hAnsiTheme="minorHAnsi"/>
            <w:sz w:val="22"/>
            <w:szCs w:val="22"/>
          </w:rPr>
          <w:t xml:space="preserve"> se identific</w:t>
        </w:r>
      </w:ins>
      <w:ins w:id="91" w:author="PC12345" w:date="2011-06-17T23:18:00Z">
        <w:r>
          <w:rPr>
            <w:rFonts w:asciiTheme="minorHAnsi" w:hAnsiTheme="minorHAnsi"/>
            <w:sz w:val="22"/>
            <w:szCs w:val="22"/>
          </w:rPr>
          <w:t xml:space="preserve">aron y estimaron (esfuerzo y costos) los proyectos que cerraban la brecha en cada una de éstas. Posteriormente, </w:t>
        </w:r>
      </w:ins>
      <w:ins w:id="92" w:author="PC12345" w:date="2011-06-17T23:21:00Z">
        <w:r>
          <w:rPr>
            <w:rFonts w:asciiTheme="minorHAnsi" w:hAnsiTheme="minorHAnsi"/>
            <w:sz w:val="22"/>
            <w:szCs w:val="22"/>
          </w:rPr>
          <w:t xml:space="preserve"> se consolidaron y priorizaron los proyectos como se presenta en la sección 4.4 (Proyectos consolidados) del presente documento</w:t>
        </w:r>
      </w:ins>
      <w:ins w:id="93" w:author="PC12345" w:date="2011-06-17T23:22:00Z">
        <w:r>
          <w:rPr>
            <w:rFonts w:asciiTheme="minorHAnsi" w:hAnsiTheme="minorHAnsi"/>
            <w:sz w:val="22"/>
            <w:szCs w:val="22"/>
          </w:rPr>
          <w:t>.</w:t>
        </w:r>
      </w:ins>
    </w:p>
    <w:p w:rsidR="00F94497" w:rsidRDefault="00F94497" w:rsidP="00D60A5C">
      <w:pPr>
        <w:jc w:val="both"/>
        <w:outlineLvl w:val="1"/>
        <w:rPr>
          <w:ins w:id="94" w:author="PC12345" w:date="2011-06-17T23:22:00Z"/>
          <w:rFonts w:asciiTheme="minorHAnsi" w:hAnsiTheme="minorHAnsi"/>
          <w:sz w:val="22"/>
          <w:szCs w:val="22"/>
        </w:rPr>
      </w:pPr>
    </w:p>
    <w:p w:rsidR="00F94497" w:rsidRDefault="00F94497" w:rsidP="00D60A5C">
      <w:pPr>
        <w:jc w:val="both"/>
        <w:outlineLvl w:val="1"/>
        <w:rPr>
          <w:ins w:id="95" w:author="PC12345" w:date="2011-06-17T23:22:00Z"/>
          <w:rFonts w:asciiTheme="minorHAnsi" w:hAnsiTheme="minorHAnsi"/>
          <w:sz w:val="22"/>
          <w:szCs w:val="22"/>
        </w:rPr>
      </w:pPr>
      <w:ins w:id="96" w:author="PC12345" w:date="2011-06-17T23:22:00Z">
        <w:r>
          <w:rPr>
            <w:rFonts w:asciiTheme="minorHAnsi" w:hAnsiTheme="minorHAnsi"/>
            <w:sz w:val="22"/>
            <w:szCs w:val="22"/>
          </w:rPr>
          <w:t>A continuación se presentan los proyectos identificados y estimados en cada una de las arquitecturas desarrolladas.</w:t>
        </w:r>
      </w:ins>
    </w:p>
    <w:p w:rsidR="00F94497" w:rsidRDefault="00F94497" w:rsidP="00D60A5C">
      <w:pPr>
        <w:jc w:val="both"/>
        <w:outlineLvl w:val="1"/>
        <w:rPr>
          <w:ins w:id="97" w:author="PC12345" w:date="2011-06-17T23:26:00Z"/>
          <w:rFonts w:asciiTheme="minorHAnsi" w:hAnsiTheme="minorHAnsi"/>
          <w:sz w:val="22"/>
          <w:szCs w:val="22"/>
        </w:rPr>
      </w:pPr>
    </w:p>
    <w:p w:rsidR="00D810D5" w:rsidRDefault="00D810D5" w:rsidP="00D810D5">
      <w:pPr>
        <w:jc w:val="both"/>
        <w:outlineLvl w:val="1"/>
        <w:rPr>
          <w:ins w:id="98" w:author="PC12345" w:date="2011-06-17T23:27:00Z"/>
          <w:rFonts w:asciiTheme="minorHAnsi" w:hAnsiTheme="minorHAnsi"/>
          <w:sz w:val="22"/>
          <w:szCs w:val="22"/>
        </w:rPr>
      </w:pPr>
      <w:ins w:id="99" w:author="PC12345" w:date="2011-06-17T23:26:00Z">
        <w:r>
          <w:rPr>
            <w:rFonts w:asciiTheme="minorHAnsi" w:hAnsiTheme="minorHAnsi"/>
            <w:sz w:val="22"/>
            <w:szCs w:val="22"/>
          </w:rPr>
          <w:t>Estimación Proyectos Arquitectura de Negocio</w:t>
        </w:r>
      </w:ins>
    </w:p>
    <w:tbl>
      <w:tblPr>
        <w:tblW w:w="0" w:type="auto"/>
        <w:jc w:val="center"/>
        <w:tblCellMar>
          <w:top w:w="28" w:type="dxa"/>
          <w:left w:w="170" w:type="dxa"/>
          <w:bottom w:w="28" w:type="dxa"/>
          <w:right w:w="170" w:type="dxa"/>
        </w:tblCellMar>
        <w:tblLook w:val="04A0"/>
      </w:tblPr>
      <w:tblGrid>
        <w:gridCol w:w="1189"/>
        <w:gridCol w:w="4536"/>
        <w:gridCol w:w="1915"/>
        <w:gridCol w:w="1538"/>
      </w:tblGrid>
      <w:tr w:rsidR="00D810D5" w:rsidRPr="00195687" w:rsidTr="005B33D8">
        <w:trPr>
          <w:trHeight w:val="20"/>
          <w:jc w:val="center"/>
          <w:ins w:id="100" w:author="PC12345" w:date="2011-06-17T23:27:00Z"/>
        </w:trPr>
        <w:tc>
          <w:tcPr>
            <w:tcW w:w="1189" w:type="dxa"/>
            <w:tcBorders>
              <w:top w:val="single" w:sz="12" w:space="0" w:color="auto"/>
              <w:left w:val="single" w:sz="12" w:space="0" w:color="auto"/>
              <w:bottom w:val="single" w:sz="12" w:space="0" w:color="auto"/>
              <w:right w:val="single" w:sz="12" w:space="0" w:color="auto"/>
            </w:tcBorders>
            <w:shd w:val="clear" w:color="000000" w:fill="8DB4E2"/>
          </w:tcPr>
          <w:p w:rsidR="00D810D5" w:rsidRPr="00195687" w:rsidRDefault="00D810D5" w:rsidP="005B33D8">
            <w:pPr>
              <w:jc w:val="center"/>
              <w:rPr>
                <w:ins w:id="101" w:author="PC12345" w:date="2011-06-17T23:27:00Z"/>
                <w:rFonts w:asciiTheme="minorHAnsi" w:eastAsia="Times New Roman" w:hAnsiTheme="minorHAnsi" w:cs="Calibri"/>
                <w:b/>
                <w:bCs/>
              </w:rPr>
            </w:pPr>
            <w:ins w:id="102" w:author="PC12345" w:date="2011-06-17T23:27:00Z">
              <w:r>
                <w:rPr>
                  <w:rFonts w:asciiTheme="minorHAnsi" w:eastAsia="Times New Roman" w:hAnsiTheme="minorHAnsi" w:cs="Calibri"/>
                  <w:b/>
                  <w:bCs/>
                </w:rPr>
                <w:t>ID</w:t>
              </w:r>
            </w:ins>
          </w:p>
        </w:tc>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810D5" w:rsidRPr="00195687" w:rsidRDefault="00D810D5" w:rsidP="005B33D8">
            <w:pPr>
              <w:jc w:val="center"/>
              <w:rPr>
                <w:ins w:id="103" w:author="PC12345" w:date="2011-06-17T23:27:00Z"/>
                <w:rFonts w:asciiTheme="minorHAnsi" w:eastAsia="Times New Roman" w:hAnsiTheme="minorHAnsi" w:cs="Calibri"/>
                <w:b/>
                <w:bCs/>
              </w:rPr>
            </w:pPr>
            <w:ins w:id="104" w:author="PC12345" w:date="2011-06-17T23:27:00Z">
              <w:r w:rsidRPr="00195687">
                <w:rPr>
                  <w:rFonts w:asciiTheme="minorHAnsi" w:eastAsia="Times New Roman" w:hAnsiTheme="minorHAnsi" w:cs="Calibri"/>
                  <w:b/>
                  <w:bCs/>
                </w:rPr>
                <w:t>Proyecto</w:t>
              </w:r>
            </w:ins>
          </w:p>
        </w:tc>
        <w:tc>
          <w:tcPr>
            <w:tcW w:w="191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810D5" w:rsidRPr="00195687" w:rsidRDefault="00D810D5" w:rsidP="005B33D8">
            <w:pPr>
              <w:jc w:val="center"/>
              <w:rPr>
                <w:ins w:id="105" w:author="PC12345" w:date="2011-06-17T23:27:00Z"/>
                <w:rFonts w:asciiTheme="minorHAnsi" w:eastAsia="Times New Roman" w:hAnsiTheme="minorHAnsi" w:cs="Calibri"/>
                <w:b/>
                <w:bCs/>
              </w:rPr>
            </w:pPr>
            <w:ins w:id="106" w:author="PC12345" w:date="2011-06-17T23:27:00Z">
              <w:r w:rsidRPr="00195687">
                <w:rPr>
                  <w:rFonts w:asciiTheme="minorHAnsi" w:eastAsia="Times New Roman" w:hAnsiTheme="minorHAnsi" w:cs="Calibri"/>
                  <w:b/>
                  <w:bCs/>
                </w:rPr>
                <w:t>Esfuerzo (Horas/Ingeniero)</w:t>
              </w:r>
            </w:ins>
          </w:p>
        </w:tc>
        <w:tc>
          <w:tcPr>
            <w:tcW w:w="1538" w:type="dxa"/>
            <w:tcBorders>
              <w:top w:val="single" w:sz="12" w:space="0" w:color="auto"/>
              <w:left w:val="single" w:sz="12" w:space="0" w:color="auto"/>
              <w:bottom w:val="single" w:sz="12" w:space="0" w:color="auto"/>
              <w:right w:val="single" w:sz="12" w:space="0" w:color="auto"/>
            </w:tcBorders>
            <w:shd w:val="clear" w:color="000000" w:fill="8DB4E2"/>
            <w:vAlign w:val="center"/>
          </w:tcPr>
          <w:p w:rsidR="00D810D5" w:rsidRPr="00195687" w:rsidRDefault="00D810D5" w:rsidP="005B33D8">
            <w:pPr>
              <w:jc w:val="center"/>
              <w:rPr>
                <w:ins w:id="107" w:author="PC12345" w:date="2011-06-17T23:27:00Z"/>
                <w:rFonts w:asciiTheme="minorHAnsi" w:eastAsia="Times New Roman" w:hAnsiTheme="minorHAnsi" w:cs="Calibri"/>
                <w:b/>
                <w:bCs/>
              </w:rPr>
            </w:pPr>
            <w:ins w:id="108" w:author="PC12345" w:date="2011-06-17T23:27:00Z">
              <w:r w:rsidRPr="00195687">
                <w:rPr>
                  <w:rFonts w:asciiTheme="minorHAnsi" w:eastAsia="Times New Roman" w:hAnsiTheme="minorHAnsi" w:cs="Calibri"/>
                  <w:b/>
                  <w:bCs/>
                </w:rPr>
                <w:t>Costo</w:t>
              </w:r>
            </w:ins>
          </w:p>
        </w:tc>
      </w:tr>
      <w:tr w:rsidR="00D810D5" w:rsidRPr="00195687" w:rsidTr="005B33D8">
        <w:trPr>
          <w:trHeight w:val="20"/>
          <w:jc w:val="center"/>
          <w:ins w:id="109" w:author="PC12345" w:date="2011-06-17T23:27:00Z"/>
        </w:trPr>
        <w:tc>
          <w:tcPr>
            <w:tcW w:w="1189" w:type="dxa"/>
            <w:tcBorders>
              <w:top w:val="single" w:sz="12"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10" w:author="PC12345" w:date="2011-06-17T23:27:00Z"/>
                <w:rFonts w:asciiTheme="minorHAnsi" w:eastAsia="Times New Roman" w:hAnsiTheme="minorHAnsi" w:cs="Calibri"/>
                <w:b/>
                <w:bCs/>
              </w:rPr>
            </w:pPr>
            <w:ins w:id="111" w:author="PC12345" w:date="2011-06-17T23:27:00Z">
              <w:r>
                <w:rPr>
                  <w:rFonts w:asciiTheme="minorHAnsi" w:eastAsia="Times New Roman" w:hAnsiTheme="minorHAnsi" w:cs="Calibri"/>
                  <w:b/>
                  <w:bCs/>
                </w:rPr>
                <w:t>PN01</w:t>
              </w:r>
            </w:ins>
          </w:p>
        </w:tc>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12" w:author="PC12345" w:date="2011-06-17T23:27:00Z"/>
                <w:rFonts w:asciiTheme="minorHAnsi" w:eastAsia="Times New Roman" w:hAnsiTheme="minorHAnsi" w:cs="Calibri"/>
                <w:b/>
                <w:bCs/>
              </w:rPr>
            </w:pPr>
            <w:ins w:id="113" w:author="PC12345" w:date="2011-06-17T23:27:00Z">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ins>
          </w:p>
        </w:tc>
        <w:tc>
          <w:tcPr>
            <w:tcW w:w="1915"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14" w:author="PC12345" w:date="2011-06-17T23:27:00Z"/>
                <w:rFonts w:asciiTheme="minorHAnsi" w:eastAsia="Times New Roman" w:hAnsiTheme="minorHAnsi" w:cs="Calibri"/>
              </w:rPr>
            </w:pPr>
            <w:ins w:id="115" w:author="PC12345" w:date="2011-06-17T23:27:00Z">
              <w:r w:rsidRPr="00195687">
                <w:rPr>
                  <w:rFonts w:asciiTheme="minorHAnsi" w:eastAsia="Times New Roman" w:hAnsiTheme="minorHAnsi" w:cs="Calibri"/>
                </w:rPr>
                <w:t>140</w:t>
              </w:r>
            </w:ins>
          </w:p>
        </w:tc>
        <w:tc>
          <w:tcPr>
            <w:tcW w:w="1538" w:type="dxa"/>
            <w:tcBorders>
              <w:top w:val="single" w:sz="12"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16" w:author="PC12345" w:date="2011-06-17T23:27:00Z"/>
                <w:rFonts w:asciiTheme="minorHAnsi" w:eastAsia="Times New Roman" w:hAnsiTheme="minorHAnsi" w:cs="Calibri"/>
              </w:rPr>
            </w:pPr>
            <w:ins w:id="117"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18"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19" w:author="PC12345" w:date="2011-06-17T23:27:00Z"/>
                <w:rFonts w:asciiTheme="minorHAnsi" w:eastAsia="Times New Roman" w:hAnsiTheme="minorHAnsi" w:cs="Calibri"/>
                <w:b/>
                <w:bCs/>
              </w:rPr>
            </w:pPr>
            <w:ins w:id="120" w:author="PC12345" w:date="2011-06-17T23:27:00Z">
              <w:r>
                <w:rPr>
                  <w:rFonts w:asciiTheme="minorHAnsi" w:eastAsia="Times New Roman" w:hAnsiTheme="minorHAnsi" w:cs="Calibri"/>
                  <w:b/>
                  <w:bCs/>
                </w:rPr>
                <w:t>PN02</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21" w:author="PC12345" w:date="2011-06-17T23:27:00Z"/>
                <w:rFonts w:asciiTheme="minorHAnsi" w:eastAsia="Times New Roman" w:hAnsiTheme="minorHAnsi" w:cs="Calibri"/>
                <w:b/>
                <w:bCs/>
              </w:rPr>
            </w:pPr>
            <w:ins w:id="122" w:author="PC12345" w:date="2011-06-17T23:27:00Z">
              <w:r w:rsidRPr="00195687">
                <w:rPr>
                  <w:rFonts w:asciiTheme="minorHAnsi" w:eastAsia="Times New Roman" w:hAnsiTheme="minorHAnsi" w:cs="Calibri"/>
                  <w:b/>
                  <w:bCs/>
                </w:rPr>
                <w:t>Procesar órdenes de compra</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23" w:author="PC12345" w:date="2011-06-17T23:27:00Z"/>
                <w:rFonts w:asciiTheme="minorHAnsi" w:eastAsia="Times New Roman" w:hAnsiTheme="minorHAnsi" w:cs="Calibri"/>
              </w:rPr>
            </w:pPr>
            <w:ins w:id="124"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25" w:author="PC12345" w:date="2011-06-17T23:27:00Z"/>
                <w:rFonts w:asciiTheme="minorHAnsi" w:eastAsia="Times New Roman" w:hAnsiTheme="minorHAnsi" w:cs="Calibri"/>
              </w:rPr>
            </w:pPr>
            <w:ins w:id="126"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27"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28" w:author="PC12345" w:date="2011-06-17T23:27:00Z"/>
                <w:rFonts w:asciiTheme="minorHAnsi" w:eastAsia="Times New Roman" w:hAnsiTheme="minorHAnsi" w:cs="Calibri"/>
                <w:b/>
                <w:bCs/>
              </w:rPr>
            </w:pPr>
            <w:ins w:id="129" w:author="PC12345" w:date="2011-06-17T23:27:00Z">
              <w:r>
                <w:rPr>
                  <w:rFonts w:asciiTheme="minorHAnsi" w:eastAsia="Times New Roman" w:hAnsiTheme="minorHAnsi" w:cs="Calibri"/>
                  <w:b/>
                  <w:bCs/>
                </w:rPr>
                <w:t>PN03</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30" w:author="PC12345" w:date="2011-06-17T23:27:00Z"/>
                <w:rFonts w:asciiTheme="minorHAnsi" w:eastAsia="Times New Roman" w:hAnsiTheme="minorHAnsi" w:cs="Calibri"/>
                <w:b/>
                <w:bCs/>
              </w:rPr>
            </w:pPr>
            <w:ins w:id="131" w:author="PC12345" w:date="2011-06-17T23:27:00Z">
              <w:r w:rsidRPr="00195687">
                <w:rPr>
                  <w:rFonts w:asciiTheme="minorHAnsi" w:eastAsia="Times New Roman" w:hAnsiTheme="minorHAnsi" w:cs="Calibri"/>
                  <w:b/>
                  <w:bCs/>
                </w:rPr>
                <w:t>Procesar PRICAT</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32" w:author="PC12345" w:date="2011-06-17T23:27:00Z"/>
                <w:rFonts w:asciiTheme="minorHAnsi" w:eastAsia="Times New Roman" w:hAnsiTheme="minorHAnsi" w:cs="Calibri"/>
              </w:rPr>
            </w:pPr>
            <w:ins w:id="133" w:author="PC12345" w:date="2011-06-17T23:27:00Z">
              <w:r w:rsidRPr="00195687">
                <w:rPr>
                  <w:rFonts w:asciiTheme="minorHAnsi" w:eastAsia="Times New Roman" w:hAnsiTheme="minorHAnsi" w:cs="Calibri"/>
                </w:rPr>
                <w:t>40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34" w:author="PC12345" w:date="2011-06-17T23:27:00Z"/>
                <w:rFonts w:asciiTheme="minorHAnsi" w:eastAsia="Times New Roman" w:hAnsiTheme="minorHAnsi" w:cs="Calibri"/>
              </w:rPr>
            </w:pPr>
            <w:ins w:id="135"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36"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37" w:author="PC12345" w:date="2011-06-17T23:27:00Z"/>
                <w:rFonts w:asciiTheme="minorHAnsi" w:eastAsia="Times New Roman" w:hAnsiTheme="minorHAnsi" w:cs="Calibri"/>
                <w:b/>
                <w:bCs/>
              </w:rPr>
            </w:pPr>
            <w:ins w:id="138" w:author="PC12345" w:date="2011-06-17T23:27:00Z">
              <w:r>
                <w:rPr>
                  <w:rFonts w:asciiTheme="minorHAnsi" w:eastAsia="Times New Roman" w:hAnsiTheme="minorHAnsi" w:cs="Calibri"/>
                  <w:b/>
                  <w:bCs/>
                </w:rPr>
                <w:t>PN04</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39" w:author="PC12345" w:date="2011-06-17T23:27:00Z"/>
                <w:rFonts w:asciiTheme="minorHAnsi" w:eastAsia="Times New Roman" w:hAnsiTheme="minorHAnsi" w:cs="Calibri"/>
                <w:b/>
                <w:bCs/>
              </w:rPr>
            </w:pPr>
            <w:ins w:id="140" w:author="PC12345" w:date="2011-06-17T23:27:00Z">
              <w:r w:rsidRPr="00195687">
                <w:rPr>
                  <w:rFonts w:asciiTheme="minorHAnsi" w:eastAsia="Times New Roman" w:hAnsiTheme="minorHAnsi" w:cs="Calibri"/>
                  <w:b/>
                  <w:bCs/>
                </w:rPr>
                <w:t>Realizar subasta inversa</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41" w:author="PC12345" w:date="2011-06-17T23:27:00Z"/>
                <w:rFonts w:asciiTheme="minorHAnsi" w:eastAsia="Times New Roman" w:hAnsiTheme="minorHAnsi" w:cs="Calibri"/>
              </w:rPr>
            </w:pPr>
            <w:ins w:id="142" w:author="PC12345" w:date="2011-06-17T23:27:00Z">
              <w:r w:rsidRPr="00195687">
                <w:rPr>
                  <w:rFonts w:asciiTheme="minorHAnsi" w:eastAsia="Times New Roman" w:hAnsiTheme="minorHAnsi" w:cs="Calibri"/>
                </w:rPr>
                <w:t>200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43" w:author="PC12345" w:date="2011-06-17T23:27:00Z"/>
                <w:rFonts w:asciiTheme="minorHAnsi" w:eastAsia="Times New Roman" w:hAnsiTheme="minorHAnsi" w:cs="Calibri"/>
              </w:rPr>
            </w:pPr>
            <w:ins w:id="144"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45"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46" w:author="PC12345" w:date="2011-06-17T23:27:00Z"/>
                <w:rFonts w:asciiTheme="minorHAnsi" w:eastAsia="Times New Roman" w:hAnsiTheme="minorHAnsi" w:cs="Calibri"/>
                <w:b/>
                <w:bCs/>
              </w:rPr>
            </w:pPr>
            <w:ins w:id="147" w:author="PC12345" w:date="2011-06-17T23:27:00Z">
              <w:r>
                <w:rPr>
                  <w:rFonts w:asciiTheme="minorHAnsi" w:eastAsia="Times New Roman" w:hAnsiTheme="minorHAnsi" w:cs="Calibri"/>
                  <w:b/>
                  <w:bCs/>
                </w:rPr>
                <w:t>PN05</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48" w:author="PC12345" w:date="2011-06-17T23:27:00Z"/>
                <w:rFonts w:asciiTheme="minorHAnsi" w:eastAsia="Times New Roman" w:hAnsiTheme="minorHAnsi" w:cs="Calibri"/>
                <w:b/>
                <w:bCs/>
              </w:rPr>
            </w:pPr>
            <w:ins w:id="149" w:author="PC12345" w:date="2011-06-17T23:27:00Z">
              <w:r w:rsidRPr="00195687">
                <w:rPr>
                  <w:rFonts w:asciiTheme="minorHAnsi" w:eastAsia="Times New Roman" w:hAnsiTheme="minorHAnsi" w:cs="Calibri"/>
                  <w:b/>
                  <w:bCs/>
                </w:rPr>
                <w:t>Facturar y confirmar pagos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50" w:author="PC12345" w:date="2011-06-17T23:27:00Z"/>
                <w:rFonts w:asciiTheme="minorHAnsi" w:eastAsia="Times New Roman" w:hAnsiTheme="minorHAnsi" w:cs="Calibri"/>
              </w:rPr>
            </w:pPr>
            <w:ins w:id="151"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52" w:author="PC12345" w:date="2011-06-17T23:27:00Z"/>
                <w:rFonts w:asciiTheme="minorHAnsi" w:eastAsia="Times New Roman" w:hAnsiTheme="minorHAnsi" w:cs="Calibri"/>
              </w:rPr>
            </w:pPr>
            <w:ins w:id="153"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54"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55" w:author="PC12345" w:date="2011-06-17T23:27:00Z"/>
                <w:rFonts w:asciiTheme="minorHAnsi" w:eastAsia="Times New Roman" w:hAnsiTheme="minorHAnsi" w:cs="Calibri"/>
                <w:b/>
                <w:bCs/>
              </w:rPr>
            </w:pPr>
            <w:ins w:id="156" w:author="PC12345" w:date="2011-06-17T23:27:00Z">
              <w:r>
                <w:rPr>
                  <w:rFonts w:asciiTheme="minorHAnsi" w:eastAsia="Times New Roman" w:hAnsiTheme="minorHAnsi" w:cs="Calibri"/>
                  <w:b/>
                  <w:bCs/>
                </w:rPr>
                <w:t>PN06</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57" w:author="PC12345" w:date="2011-06-17T23:27:00Z"/>
                <w:rFonts w:asciiTheme="minorHAnsi" w:eastAsia="Times New Roman" w:hAnsiTheme="minorHAnsi" w:cs="Calibri"/>
                <w:b/>
                <w:bCs/>
              </w:rPr>
            </w:pPr>
            <w:ins w:id="158" w:author="PC12345" w:date="2011-06-17T23:27:00Z">
              <w:r w:rsidRPr="00195687">
                <w:rPr>
                  <w:rFonts w:asciiTheme="minorHAnsi" w:eastAsia="Times New Roman" w:hAnsiTheme="minorHAnsi" w:cs="Calibri"/>
                  <w:b/>
                  <w:bCs/>
                </w:rPr>
                <w:t>Actualizar preferencias de comercio</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59" w:author="PC12345" w:date="2011-06-17T23:27:00Z"/>
                <w:rFonts w:asciiTheme="minorHAnsi" w:eastAsia="Times New Roman" w:hAnsiTheme="minorHAnsi" w:cs="Calibri"/>
              </w:rPr>
            </w:pPr>
            <w:ins w:id="160" w:author="PC12345" w:date="2011-06-17T23:27:00Z">
              <w:r w:rsidRPr="00195687">
                <w:rPr>
                  <w:rFonts w:asciiTheme="minorHAnsi" w:eastAsia="Times New Roman" w:hAnsiTheme="minorHAnsi" w:cs="Calibri"/>
                </w:rPr>
                <w:t>90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61" w:author="PC12345" w:date="2011-06-17T23:27:00Z"/>
                <w:rFonts w:asciiTheme="minorHAnsi" w:eastAsia="Times New Roman" w:hAnsiTheme="minorHAnsi" w:cs="Calibri"/>
              </w:rPr>
            </w:pPr>
            <w:ins w:id="162"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63"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64" w:author="PC12345" w:date="2011-06-17T23:27:00Z"/>
                <w:rFonts w:asciiTheme="minorHAnsi" w:eastAsia="Times New Roman" w:hAnsiTheme="minorHAnsi" w:cs="Calibri"/>
                <w:b/>
                <w:bCs/>
              </w:rPr>
            </w:pPr>
            <w:ins w:id="165" w:author="PC12345" w:date="2011-06-17T23:27:00Z">
              <w:r>
                <w:rPr>
                  <w:rFonts w:asciiTheme="minorHAnsi" w:eastAsia="Times New Roman" w:hAnsiTheme="minorHAnsi" w:cs="Calibri"/>
                  <w:b/>
                  <w:bCs/>
                </w:rPr>
                <w:t>PN07</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66" w:author="PC12345" w:date="2011-06-17T23:27:00Z"/>
                <w:rFonts w:asciiTheme="minorHAnsi" w:eastAsia="Times New Roman" w:hAnsiTheme="minorHAnsi" w:cs="Calibri"/>
                <w:b/>
                <w:bCs/>
              </w:rPr>
            </w:pPr>
            <w:ins w:id="167" w:author="PC12345" w:date="2011-06-17T23:27:00Z">
              <w:r w:rsidRPr="00195687">
                <w:rPr>
                  <w:rFonts w:asciiTheme="minorHAnsi" w:eastAsia="Times New Roman" w:hAnsiTheme="minorHAnsi" w:cs="Calibri"/>
                  <w:b/>
                  <w:bCs/>
                </w:rPr>
                <w:t>Calificaciones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68" w:author="PC12345" w:date="2011-06-17T23:27:00Z"/>
                <w:rFonts w:asciiTheme="minorHAnsi" w:eastAsia="Times New Roman" w:hAnsiTheme="minorHAnsi" w:cs="Calibri"/>
              </w:rPr>
            </w:pPr>
            <w:ins w:id="169"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70" w:author="PC12345" w:date="2011-06-17T23:27:00Z"/>
                <w:rFonts w:asciiTheme="minorHAnsi" w:eastAsia="Times New Roman" w:hAnsiTheme="minorHAnsi" w:cs="Calibri"/>
              </w:rPr>
            </w:pPr>
            <w:ins w:id="171"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72"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73" w:author="PC12345" w:date="2011-06-17T23:27:00Z"/>
                <w:rFonts w:asciiTheme="minorHAnsi" w:eastAsia="Times New Roman" w:hAnsiTheme="minorHAnsi" w:cs="Calibri"/>
                <w:b/>
                <w:bCs/>
              </w:rPr>
            </w:pPr>
            <w:ins w:id="174" w:author="PC12345" w:date="2011-06-17T23:27:00Z">
              <w:r>
                <w:rPr>
                  <w:rFonts w:asciiTheme="minorHAnsi" w:eastAsia="Times New Roman" w:hAnsiTheme="minorHAnsi" w:cs="Calibri"/>
                  <w:b/>
                  <w:bCs/>
                </w:rPr>
                <w:t>PN08</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75" w:author="PC12345" w:date="2011-06-17T23:27:00Z"/>
                <w:rFonts w:asciiTheme="minorHAnsi" w:eastAsia="Times New Roman" w:hAnsiTheme="minorHAnsi" w:cs="Calibri"/>
                <w:b/>
                <w:bCs/>
              </w:rPr>
            </w:pPr>
            <w:ins w:id="176" w:author="PC12345" w:date="2011-06-17T23:27:00Z">
              <w:r w:rsidRPr="00195687">
                <w:rPr>
                  <w:rFonts w:asciiTheme="minorHAnsi" w:eastAsia="Times New Roman" w:hAnsiTheme="minorHAnsi" w:cs="Calibri"/>
                  <w:b/>
                  <w:bCs/>
                </w:rPr>
                <w:t>Generar informes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77" w:author="PC12345" w:date="2011-06-17T23:27:00Z"/>
                <w:rFonts w:asciiTheme="minorHAnsi" w:eastAsia="Times New Roman" w:hAnsiTheme="minorHAnsi" w:cs="Calibri"/>
              </w:rPr>
            </w:pPr>
            <w:ins w:id="178" w:author="PC12345" w:date="2011-06-17T23:27:00Z">
              <w:r w:rsidRPr="00195687">
                <w:rPr>
                  <w:rFonts w:asciiTheme="minorHAnsi" w:eastAsia="Times New Roman" w:hAnsiTheme="minorHAnsi" w:cs="Calibri"/>
                </w:rPr>
                <w:t>200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79" w:author="PC12345" w:date="2011-06-17T23:27:00Z"/>
                <w:rFonts w:asciiTheme="minorHAnsi" w:eastAsia="Times New Roman" w:hAnsiTheme="minorHAnsi" w:cs="Calibri"/>
              </w:rPr>
            </w:pPr>
            <w:ins w:id="180"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81" w:author="PC12345" w:date="2011-06-17T23:27:00Z"/>
        </w:trPr>
        <w:tc>
          <w:tcPr>
            <w:tcW w:w="1189" w:type="dxa"/>
            <w:tcBorders>
              <w:top w:val="single" w:sz="8" w:space="0" w:color="auto"/>
              <w:left w:val="single" w:sz="12" w:space="0" w:color="auto"/>
              <w:bottom w:val="single" w:sz="12" w:space="0" w:color="auto"/>
              <w:right w:val="single" w:sz="12" w:space="0" w:color="auto"/>
            </w:tcBorders>
            <w:shd w:val="clear" w:color="000000" w:fill="C5D9F1"/>
          </w:tcPr>
          <w:p w:rsidR="00D810D5" w:rsidRPr="00195687" w:rsidRDefault="00D810D5" w:rsidP="005B33D8">
            <w:pPr>
              <w:rPr>
                <w:ins w:id="182" w:author="PC12345" w:date="2011-06-17T23:27:00Z"/>
                <w:rFonts w:asciiTheme="minorHAnsi" w:eastAsia="Times New Roman" w:hAnsiTheme="minorHAnsi" w:cs="Calibri"/>
                <w:b/>
                <w:bCs/>
              </w:rPr>
            </w:pPr>
            <w:ins w:id="183" w:author="PC12345" w:date="2011-06-17T23:27:00Z">
              <w:r>
                <w:rPr>
                  <w:rFonts w:asciiTheme="minorHAnsi" w:eastAsia="Times New Roman" w:hAnsiTheme="minorHAnsi" w:cs="Calibri"/>
                  <w:b/>
                  <w:bCs/>
                </w:rPr>
                <w:t>PN09</w:t>
              </w:r>
            </w:ins>
          </w:p>
        </w:tc>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D810D5" w:rsidRPr="00195687" w:rsidRDefault="00D810D5" w:rsidP="005B33D8">
            <w:pPr>
              <w:rPr>
                <w:ins w:id="184" w:author="PC12345" w:date="2011-06-17T23:27:00Z"/>
                <w:rFonts w:asciiTheme="minorHAnsi" w:eastAsia="Times New Roman" w:hAnsiTheme="minorHAnsi" w:cs="Calibri"/>
                <w:b/>
                <w:bCs/>
              </w:rPr>
            </w:pPr>
            <w:ins w:id="185" w:author="PC12345" w:date="2011-06-17T23:27:00Z">
              <w:r w:rsidRPr="00195687">
                <w:rPr>
                  <w:rFonts w:asciiTheme="minorHAnsi" w:eastAsia="Times New Roman" w:hAnsiTheme="minorHAnsi" w:cs="Calibri"/>
                  <w:b/>
                  <w:bCs/>
                </w:rPr>
                <w:t>Gestión de solicitudes de postventa</w:t>
              </w:r>
            </w:ins>
          </w:p>
        </w:tc>
        <w:tc>
          <w:tcPr>
            <w:tcW w:w="1915"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D810D5" w:rsidRPr="00195687" w:rsidRDefault="00D810D5" w:rsidP="005B33D8">
            <w:pPr>
              <w:jc w:val="right"/>
              <w:rPr>
                <w:ins w:id="186" w:author="PC12345" w:date="2011-06-17T23:27:00Z"/>
                <w:rFonts w:asciiTheme="minorHAnsi" w:eastAsia="Times New Roman" w:hAnsiTheme="minorHAnsi" w:cs="Calibri"/>
              </w:rPr>
            </w:pPr>
            <w:ins w:id="187" w:author="PC12345" w:date="2011-06-17T23:27:00Z">
              <w:r w:rsidRPr="00195687">
                <w:rPr>
                  <w:rFonts w:asciiTheme="minorHAnsi" w:eastAsia="Times New Roman" w:hAnsiTheme="minorHAnsi" w:cs="Calibri"/>
                </w:rPr>
                <w:t>900</w:t>
              </w:r>
            </w:ins>
          </w:p>
        </w:tc>
        <w:tc>
          <w:tcPr>
            <w:tcW w:w="1538" w:type="dxa"/>
            <w:tcBorders>
              <w:top w:val="single" w:sz="8" w:space="0" w:color="auto"/>
              <w:left w:val="single" w:sz="12" w:space="0" w:color="auto"/>
              <w:bottom w:val="single" w:sz="12" w:space="0" w:color="auto"/>
              <w:right w:val="single" w:sz="12" w:space="0" w:color="auto"/>
            </w:tcBorders>
            <w:vAlign w:val="center"/>
          </w:tcPr>
          <w:p w:rsidR="00D810D5" w:rsidRPr="00195687" w:rsidRDefault="00D810D5" w:rsidP="005B33D8">
            <w:pPr>
              <w:jc w:val="right"/>
              <w:rPr>
                <w:ins w:id="188" w:author="PC12345" w:date="2011-06-17T23:27:00Z"/>
                <w:rFonts w:asciiTheme="minorHAnsi" w:eastAsia="Times New Roman" w:hAnsiTheme="minorHAnsi" w:cs="Calibri"/>
              </w:rPr>
            </w:pPr>
            <w:ins w:id="189"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90" w:author="PC12345" w:date="2011-06-17T23:27:00Z"/>
        </w:trPr>
        <w:tc>
          <w:tcPr>
            <w:tcW w:w="1189"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195687" w:rsidRDefault="00D810D5" w:rsidP="005B33D8">
            <w:pPr>
              <w:jc w:val="center"/>
              <w:rPr>
                <w:ins w:id="191" w:author="PC12345" w:date="2011-06-17T23:27:00Z"/>
                <w:rFonts w:asciiTheme="minorHAnsi" w:eastAsia="Times New Roman" w:hAnsiTheme="minorHAnsi" w:cs="Calibri"/>
                <w:b/>
                <w:bCs/>
              </w:rPr>
            </w:pPr>
          </w:p>
        </w:tc>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5B33D8">
            <w:pPr>
              <w:jc w:val="center"/>
              <w:rPr>
                <w:ins w:id="192" w:author="PC12345" w:date="2011-06-17T23:27:00Z"/>
                <w:rFonts w:asciiTheme="minorHAnsi" w:eastAsia="Times New Roman" w:hAnsiTheme="minorHAnsi" w:cs="Calibri"/>
                <w:b/>
                <w:bCs/>
              </w:rPr>
            </w:pPr>
            <w:ins w:id="193" w:author="PC12345" w:date="2011-06-17T23:27:00Z">
              <w:r w:rsidRPr="00195687">
                <w:rPr>
                  <w:rFonts w:asciiTheme="minorHAnsi" w:eastAsia="Times New Roman" w:hAnsiTheme="minorHAnsi" w:cs="Calibri"/>
                  <w:b/>
                  <w:bCs/>
                </w:rPr>
                <w:t>Total</w:t>
              </w:r>
            </w:ins>
          </w:p>
        </w:tc>
        <w:tc>
          <w:tcPr>
            <w:tcW w:w="191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5B33D8">
            <w:pPr>
              <w:jc w:val="right"/>
              <w:rPr>
                <w:ins w:id="194" w:author="PC12345" w:date="2011-06-17T23:27:00Z"/>
                <w:rFonts w:asciiTheme="minorHAnsi" w:eastAsia="Times New Roman" w:hAnsiTheme="minorHAnsi" w:cs="Calibri"/>
              </w:rPr>
            </w:pPr>
            <w:ins w:id="195" w:author="PC12345" w:date="2011-06-17T23:27:00Z">
              <w:r>
                <w:rPr>
                  <w:rFonts w:asciiTheme="minorHAnsi" w:eastAsia="Times New Roman" w:hAnsiTheme="minorHAnsi" w:cs="Calibri"/>
                </w:rPr>
                <w:t>2200</w:t>
              </w:r>
            </w:ins>
          </w:p>
        </w:tc>
        <w:tc>
          <w:tcPr>
            <w:tcW w:w="153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D810D5" w:rsidRPr="00195687" w:rsidRDefault="00D810D5" w:rsidP="005B33D8">
            <w:pPr>
              <w:jc w:val="right"/>
              <w:rPr>
                <w:ins w:id="196" w:author="PC12345" w:date="2011-06-17T23:27:00Z"/>
                <w:rFonts w:asciiTheme="minorHAnsi" w:eastAsia="Times New Roman" w:hAnsiTheme="minorHAnsi" w:cs="Calibri"/>
              </w:rPr>
            </w:pPr>
            <w:ins w:id="197" w:author="PC12345" w:date="2011-06-17T23:27:00Z">
              <w:r>
                <w:rPr>
                  <w:rFonts w:asciiTheme="minorHAnsi" w:eastAsia="Times New Roman" w:hAnsiTheme="minorHAnsi" w:cs="Calibri"/>
                </w:rPr>
                <w:t>$ 264.000.000</w:t>
              </w:r>
            </w:ins>
          </w:p>
        </w:tc>
      </w:tr>
    </w:tbl>
    <w:p w:rsidR="00D810D5" w:rsidRDefault="00D810D5" w:rsidP="00D810D5">
      <w:pPr>
        <w:jc w:val="both"/>
        <w:outlineLvl w:val="1"/>
        <w:rPr>
          <w:ins w:id="198" w:author="PC12345" w:date="2011-06-17T23:26:00Z"/>
          <w:rFonts w:asciiTheme="minorHAnsi" w:hAnsiTheme="minorHAnsi"/>
          <w:sz w:val="22"/>
          <w:szCs w:val="22"/>
        </w:rPr>
      </w:pPr>
    </w:p>
    <w:p w:rsidR="00D810D5" w:rsidRDefault="00D810D5" w:rsidP="00D60A5C">
      <w:pPr>
        <w:jc w:val="both"/>
        <w:outlineLvl w:val="1"/>
        <w:rPr>
          <w:ins w:id="199" w:author="PC12345" w:date="2011-06-17T23:22:00Z"/>
          <w:rFonts w:asciiTheme="minorHAnsi" w:hAnsiTheme="minorHAnsi"/>
          <w:sz w:val="22"/>
          <w:szCs w:val="22"/>
        </w:rPr>
      </w:pPr>
    </w:p>
    <w:p w:rsidR="00F94497" w:rsidRDefault="00F94497" w:rsidP="00D60A5C">
      <w:pPr>
        <w:jc w:val="both"/>
        <w:outlineLvl w:val="1"/>
        <w:rPr>
          <w:ins w:id="200" w:author="PC12345" w:date="2011-06-17T23:27:00Z"/>
          <w:rFonts w:asciiTheme="minorHAnsi" w:hAnsiTheme="minorHAnsi"/>
          <w:sz w:val="22"/>
          <w:szCs w:val="22"/>
        </w:rPr>
      </w:pPr>
      <w:ins w:id="201" w:author="PC12345" w:date="2011-06-17T23:22:00Z">
        <w:r>
          <w:rPr>
            <w:rFonts w:asciiTheme="minorHAnsi" w:hAnsiTheme="minorHAnsi"/>
            <w:sz w:val="22"/>
            <w:szCs w:val="22"/>
          </w:rPr>
          <w:t>Estimaci</w:t>
        </w:r>
      </w:ins>
      <w:ins w:id="202" w:author="PC12345" w:date="2011-06-17T23:23:00Z">
        <w:r w:rsidR="00D810D5">
          <w:rPr>
            <w:rFonts w:asciiTheme="minorHAnsi" w:hAnsiTheme="minorHAnsi"/>
            <w:sz w:val="22"/>
            <w:szCs w:val="22"/>
          </w:rPr>
          <w:t xml:space="preserve">ón </w:t>
        </w:r>
      </w:ins>
      <w:ins w:id="203" w:author="PC12345" w:date="2011-06-17T23:26:00Z">
        <w:r w:rsidR="00D810D5">
          <w:rPr>
            <w:rFonts w:asciiTheme="minorHAnsi" w:hAnsiTheme="minorHAnsi"/>
            <w:sz w:val="22"/>
            <w:szCs w:val="22"/>
          </w:rPr>
          <w:t>Proyectos Arquitectura de Datos</w:t>
        </w:r>
      </w:ins>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95"/>
        <w:gridCol w:w="5420"/>
        <w:gridCol w:w="2234"/>
        <w:gridCol w:w="1585"/>
      </w:tblGrid>
      <w:tr w:rsidR="00D810D5" w:rsidRPr="00ED1E8D" w:rsidTr="005B33D8">
        <w:trPr>
          <w:cantSplit/>
          <w:tblHeader/>
          <w:jc w:val="center"/>
          <w:ins w:id="204" w:author="PC12345" w:date="2011-06-17T23:27:00Z"/>
        </w:trPr>
        <w:tc>
          <w:tcPr>
            <w:tcW w:w="44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center"/>
              <w:rPr>
                <w:ins w:id="205" w:author="PC12345" w:date="2011-06-17T23:27:00Z"/>
                <w:rFonts w:asciiTheme="minorHAnsi" w:hAnsiTheme="minorHAnsi"/>
                <w:b/>
              </w:rPr>
            </w:pPr>
            <w:ins w:id="206" w:author="PC12345" w:date="2011-06-17T23:27:00Z">
              <w:r w:rsidRPr="00ED1E8D">
                <w:rPr>
                  <w:rFonts w:asciiTheme="minorHAnsi" w:hAnsiTheme="minorHAnsi"/>
                  <w:b/>
                </w:rPr>
                <w:t>ID</w:t>
              </w:r>
            </w:ins>
          </w:p>
        </w:tc>
        <w:tc>
          <w:tcPr>
            <w:tcW w:w="267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center"/>
              <w:rPr>
                <w:ins w:id="207" w:author="PC12345" w:date="2011-06-17T23:27:00Z"/>
                <w:rFonts w:asciiTheme="minorHAnsi" w:hAnsiTheme="minorHAnsi"/>
                <w:b/>
              </w:rPr>
            </w:pPr>
            <w:ins w:id="208" w:author="PC12345" w:date="2011-06-17T23:27:00Z">
              <w:r>
                <w:rPr>
                  <w:rFonts w:asciiTheme="minorHAnsi" w:hAnsiTheme="minorHAnsi"/>
                  <w:b/>
                </w:rPr>
                <w:t>Proyecto</w:t>
              </w:r>
            </w:ins>
          </w:p>
        </w:tc>
        <w:tc>
          <w:tcPr>
            <w:tcW w:w="1102"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ED1E8D" w:rsidRDefault="00D810D5" w:rsidP="005B33D8">
            <w:pPr>
              <w:jc w:val="right"/>
              <w:rPr>
                <w:ins w:id="209" w:author="PC12345" w:date="2011-06-17T23:27:00Z"/>
                <w:rFonts w:asciiTheme="minorHAnsi" w:hAnsiTheme="minorHAnsi"/>
                <w:b/>
              </w:rPr>
            </w:pPr>
            <w:ins w:id="210" w:author="PC12345" w:date="2011-06-17T23:27:00Z">
              <w:r>
                <w:rPr>
                  <w:rFonts w:asciiTheme="minorHAnsi" w:hAnsiTheme="minorHAnsi"/>
                  <w:b/>
                </w:rPr>
                <w:t>Esfuerzo (Horas/Ingeniero)</w:t>
              </w:r>
            </w:ins>
          </w:p>
        </w:tc>
        <w:tc>
          <w:tcPr>
            <w:tcW w:w="78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right"/>
              <w:rPr>
                <w:ins w:id="211" w:author="PC12345" w:date="2011-06-17T23:27:00Z"/>
                <w:rFonts w:asciiTheme="minorHAnsi" w:hAnsiTheme="minorHAnsi"/>
                <w:b/>
              </w:rPr>
            </w:pPr>
            <w:ins w:id="212" w:author="PC12345" w:date="2011-06-17T23:27:00Z">
              <w:r>
                <w:rPr>
                  <w:rFonts w:asciiTheme="minorHAnsi" w:hAnsiTheme="minorHAnsi"/>
                  <w:b/>
                </w:rPr>
                <w:t>Costo</w:t>
              </w:r>
            </w:ins>
          </w:p>
        </w:tc>
      </w:tr>
      <w:tr w:rsidR="00D810D5" w:rsidRPr="00ED1E8D" w:rsidTr="005B33D8">
        <w:trPr>
          <w:cantSplit/>
          <w:jc w:val="center"/>
          <w:ins w:id="213" w:author="PC12345" w:date="2011-06-17T23:27:00Z"/>
        </w:trPr>
        <w:tc>
          <w:tcPr>
            <w:tcW w:w="442"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14" w:author="PC12345" w:date="2011-06-17T23:27:00Z"/>
                <w:rFonts w:asciiTheme="minorHAnsi" w:hAnsiTheme="minorHAnsi"/>
                <w:b/>
              </w:rPr>
            </w:pPr>
            <w:ins w:id="215" w:author="PC12345" w:date="2011-06-17T23:27:00Z">
              <w:r>
                <w:rPr>
                  <w:rFonts w:asciiTheme="minorHAnsi" w:hAnsiTheme="minorHAnsi"/>
                  <w:b/>
                </w:rPr>
                <w:t>PD01</w:t>
              </w:r>
            </w:ins>
          </w:p>
        </w:tc>
        <w:tc>
          <w:tcPr>
            <w:tcW w:w="2674"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16" w:author="PC12345" w:date="2011-06-17T23:27:00Z"/>
                <w:rFonts w:asciiTheme="minorHAnsi" w:hAnsiTheme="minorHAnsi" w:cs="Calibri"/>
              </w:rPr>
            </w:pPr>
            <w:ins w:id="217" w:author="PC12345" w:date="2011-06-17T23:27:00Z">
              <w:r w:rsidRPr="00ED1E8D">
                <w:rPr>
                  <w:rFonts w:asciiTheme="minorHAnsi" w:hAnsiTheme="minorHAnsi" w:cs="Calibri"/>
                </w:rPr>
                <w:t>Este proyecto une las brechas encontradas para modificar las entidades cliente, fabricante y comercio que se encuentran directamente relacionadas.</w:t>
              </w:r>
            </w:ins>
          </w:p>
        </w:tc>
        <w:tc>
          <w:tcPr>
            <w:tcW w:w="1102" w:type="pct"/>
            <w:tcBorders>
              <w:top w:val="single" w:sz="12" w:space="0" w:color="auto"/>
              <w:left w:val="single" w:sz="12" w:space="0" w:color="auto"/>
              <w:bottom w:val="single" w:sz="4" w:space="0" w:color="000000" w:themeColor="text1"/>
              <w:right w:val="single" w:sz="12" w:space="0" w:color="auto"/>
            </w:tcBorders>
          </w:tcPr>
          <w:p w:rsidR="00D810D5" w:rsidRPr="00ED1E8D" w:rsidRDefault="00D810D5" w:rsidP="005B33D8">
            <w:pPr>
              <w:jc w:val="right"/>
              <w:rPr>
                <w:ins w:id="218" w:author="PC12345" w:date="2011-06-17T23:27:00Z"/>
                <w:rFonts w:asciiTheme="minorHAnsi" w:hAnsiTheme="minorHAnsi" w:cs="Calibri"/>
              </w:rPr>
            </w:pPr>
            <w:ins w:id="219" w:author="PC12345" w:date="2011-06-17T23:27:00Z">
              <w:r>
                <w:rPr>
                  <w:rFonts w:asciiTheme="minorHAnsi" w:hAnsiTheme="minorHAnsi" w:cs="Calibri"/>
                </w:rPr>
                <w:t>35</w:t>
              </w:r>
            </w:ins>
          </w:p>
        </w:tc>
        <w:tc>
          <w:tcPr>
            <w:tcW w:w="782"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20" w:author="PC12345" w:date="2011-06-17T23:27:00Z"/>
                <w:rFonts w:asciiTheme="minorHAnsi" w:hAnsiTheme="minorHAnsi" w:cs="Calibri"/>
              </w:rPr>
            </w:pPr>
            <w:ins w:id="221" w:author="PC12345" w:date="2011-06-17T23:27:00Z">
              <w:r w:rsidRPr="00ED1E8D">
                <w:rPr>
                  <w:rFonts w:asciiTheme="minorHAnsi" w:hAnsiTheme="minorHAnsi" w:cs="Calibri"/>
                </w:rPr>
                <w:t xml:space="preserve">$2.100.000 </w:t>
              </w:r>
            </w:ins>
          </w:p>
        </w:tc>
      </w:tr>
      <w:tr w:rsidR="00D810D5" w:rsidRPr="00ED1E8D" w:rsidTr="005B33D8">
        <w:trPr>
          <w:cantSplit/>
          <w:jc w:val="center"/>
          <w:ins w:id="222"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23" w:author="PC12345" w:date="2011-06-17T23:27:00Z"/>
                <w:rFonts w:asciiTheme="minorHAnsi" w:hAnsiTheme="minorHAnsi"/>
                <w:b/>
              </w:rPr>
            </w:pPr>
            <w:ins w:id="224" w:author="PC12345" w:date="2011-06-17T23:27:00Z">
              <w:r>
                <w:rPr>
                  <w:rFonts w:asciiTheme="minorHAnsi" w:hAnsiTheme="minorHAnsi"/>
                  <w:b/>
                </w:rPr>
                <w:lastRenderedPageBreak/>
                <w:t>PD02</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25" w:author="PC12345" w:date="2011-06-17T23:27:00Z"/>
                <w:rFonts w:asciiTheme="minorHAnsi" w:hAnsiTheme="minorHAnsi" w:cs="Calibri"/>
              </w:rPr>
            </w:pPr>
            <w:ins w:id="226" w:author="PC12345" w:date="2011-06-17T23:27:00Z">
              <w:r w:rsidRPr="00ED1E8D">
                <w:rPr>
                  <w:rFonts w:asciiTheme="minorHAnsi" w:hAnsiTheme="minorHAnsi" w:cs="Calibri"/>
                </w:rPr>
                <w:t>Este proyecto une las brechas encontradas para modificar las entidades orden de compra y producto que se encuentran directamente relacionadas.</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27" w:author="PC12345" w:date="2011-06-17T23:27:00Z"/>
                <w:rFonts w:asciiTheme="minorHAnsi" w:hAnsiTheme="minorHAnsi" w:cs="Calibri"/>
              </w:rPr>
            </w:pPr>
            <w:ins w:id="228" w:author="PC12345" w:date="2011-06-17T23:27:00Z">
              <w:r>
                <w:rPr>
                  <w:rFonts w:asciiTheme="minorHAnsi" w:hAnsiTheme="minorHAnsi" w:cs="Calibri"/>
                </w:rPr>
                <w:t>17</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29" w:author="PC12345" w:date="2011-06-17T23:27:00Z"/>
                <w:rFonts w:asciiTheme="minorHAnsi" w:hAnsiTheme="minorHAnsi" w:cs="Calibri"/>
              </w:rPr>
            </w:pPr>
            <w:ins w:id="230" w:author="PC12345" w:date="2011-06-17T23:27:00Z">
              <w:r w:rsidRPr="00ED1E8D">
                <w:rPr>
                  <w:rFonts w:asciiTheme="minorHAnsi" w:hAnsiTheme="minorHAnsi" w:cs="Calibri"/>
                </w:rPr>
                <w:t xml:space="preserve"> $ 1.700.000 </w:t>
              </w:r>
            </w:ins>
          </w:p>
        </w:tc>
      </w:tr>
      <w:tr w:rsidR="00D810D5" w:rsidRPr="00ED1E8D" w:rsidTr="005B33D8">
        <w:trPr>
          <w:cantSplit/>
          <w:jc w:val="center"/>
          <w:ins w:id="231"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32" w:author="PC12345" w:date="2011-06-17T23:27:00Z"/>
                <w:rFonts w:asciiTheme="minorHAnsi" w:hAnsiTheme="minorHAnsi"/>
                <w:b/>
              </w:rPr>
            </w:pPr>
            <w:ins w:id="233" w:author="PC12345" w:date="2011-06-17T23:27:00Z">
              <w:r>
                <w:rPr>
                  <w:rFonts w:asciiTheme="minorHAnsi" w:hAnsiTheme="minorHAnsi"/>
                  <w:b/>
                </w:rPr>
                <w:t>PD03</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34" w:author="PC12345" w:date="2011-06-17T23:27:00Z"/>
                <w:rFonts w:asciiTheme="minorHAnsi" w:hAnsiTheme="minorHAnsi" w:cs="Calibri"/>
              </w:rPr>
            </w:pPr>
            <w:ins w:id="235" w:author="PC12345" w:date="2011-06-17T23:27:00Z">
              <w:r w:rsidRPr="00ED1E8D">
                <w:rPr>
                  <w:rFonts w:asciiTheme="minorHAnsi" w:hAnsiTheme="minorHAnsi" w:cs="Calibri"/>
                </w:rPr>
                <w:t>Este proyecto incluirá todas las tareas necesarias para crear la entidad categoría y modificar el catálogo de productos.</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36" w:author="PC12345" w:date="2011-06-17T23:27:00Z"/>
                <w:rFonts w:asciiTheme="minorHAnsi" w:hAnsiTheme="minorHAnsi" w:cs="Calibri"/>
              </w:rPr>
            </w:pPr>
            <w:ins w:id="237" w:author="PC12345" w:date="2011-06-17T23:27:00Z">
              <w:r>
                <w:rPr>
                  <w:rFonts w:asciiTheme="minorHAnsi" w:hAnsiTheme="minorHAnsi" w:cs="Calibri"/>
                </w:rPr>
                <w:t>20</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38" w:author="PC12345" w:date="2011-06-17T23:27:00Z"/>
                <w:rFonts w:asciiTheme="minorHAnsi" w:hAnsiTheme="minorHAnsi" w:cs="Calibri"/>
              </w:rPr>
            </w:pPr>
            <w:ins w:id="239" w:author="PC12345" w:date="2011-06-17T23:27:00Z">
              <w:r w:rsidRPr="00ED1E8D">
                <w:rPr>
                  <w:rFonts w:asciiTheme="minorHAnsi" w:hAnsiTheme="minorHAnsi" w:cs="Calibri"/>
                </w:rPr>
                <w:t xml:space="preserve"> $1.200.000 </w:t>
              </w:r>
            </w:ins>
          </w:p>
        </w:tc>
      </w:tr>
      <w:tr w:rsidR="00D810D5" w:rsidRPr="00ED1E8D" w:rsidTr="005B33D8">
        <w:trPr>
          <w:cantSplit/>
          <w:jc w:val="center"/>
          <w:ins w:id="240"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41" w:author="PC12345" w:date="2011-06-17T23:27:00Z"/>
                <w:rFonts w:asciiTheme="minorHAnsi" w:hAnsiTheme="minorHAnsi"/>
                <w:b/>
              </w:rPr>
            </w:pPr>
            <w:ins w:id="242" w:author="PC12345" w:date="2011-06-17T23:27:00Z">
              <w:r>
                <w:rPr>
                  <w:rFonts w:asciiTheme="minorHAnsi" w:hAnsiTheme="minorHAnsi"/>
                  <w:b/>
                </w:rPr>
                <w:t>PD04</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43" w:author="PC12345" w:date="2011-06-17T23:27:00Z"/>
                <w:rFonts w:asciiTheme="minorHAnsi" w:hAnsiTheme="minorHAnsi" w:cs="Calibri"/>
              </w:rPr>
            </w:pPr>
            <w:ins w:id="244" w:author="PC12345" w:date="2011-06-17T23:27:00Z">
              <w:r w:rsidRPr="00ED1E8D">
                <w:rPr>
                  <w:rFonts w:asciiTheme="minorHAnsi" w:hAnsiTheme="minorHAnsi" w:cs="Calibri"/>
                </w:rPr>
                <w:t>Este proyecto incluirá todas las tareas necesarias para crear la entidad TRM.</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45" w:author="PC12345" w:date="2011-06-17T23:27:00Z"/>
                <w:rFonts w:asciiTheme="minorHAnsi" w:hAnsiTheme="minorHAnsi" w:cs="Calibri"/>
              </w:rPr>
            </w:pPr>
            <w:ins w:id="246" w:author="PC12345" w:date="2011-06-17T23:27:00Z">
              <w:r>
                <w:rPr>
                  <w:rFonts w:asciiTheme="minorHAnsi" w:hAnsiTheme="minorHAnsi" w:cs="Calibri"/>
                </w:rPr>
                <w:t>15</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47" w:author="PC12345" w:date="2011-06-17T23:27:00Z"/>
                <w:rFonts w:asciiTheme="minorHAnsi" w:hAnsiTheme="minorHAnsi" w:cs="Calibri"/>
              </w:rPr>
            </w:pPr>
            <w:ins w:id="248" w:author="PC12345" w:date="2011-06-17T23:27:00Z">
              <w:r w:rsidRPr="00ED1E8D">
                <w:rPr>
                  <w:rFonts w:asciiTheme="minorHAnsi" w:hAnsiTheme="minorHAnsi" w:cs="Calibri"/>
                </w:rPr>
                <w:t xml:space="preserve">$900.000 </w:t>
              </w:r>
            </w:ins>
          </w:p>
        </w:tc>
      </w:tr>
      <w:tr w:rsidR="00D810D5" w:rsidRPr="00ED1E8D" w:rsidTr="005B33D8">
        <w:trPr>
          <w:cantSplit/>
          <w:jc w:val="center"/>
          <w:ins w:id="249"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50" w:author="PC12345" w:date="2011-06-17T23:27:00Z"/>
                <w:rFonts w:asciiTheme="minorHAnsi" w:hAnsiTheme="minorHAnsi"/>
                <w:b/>
              </w:rPr>
            </w:pPr>
            <w:ins w:id="251" w:author="PC12345" w:date="2011-06-17T23:27:00Z">
              <w:r>
                <w:rPr>
                  <w:rFonts w:asciiTheme="minorHAnsi" w:hAnsiTheme="minorHAnsi"/>
                  <w:b/>
                </w:rPr>
                <w:t>PD05</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52" w:author="PC12345" w:date="2011-06-17T23:27:00Z"/>
                <w:rFonts w:asciiTheme="minorHAnsi" w:hAnsiTheme="minorHAnsi" w:cs="Calibri"/>
              </w:rPr>
            </w:pPr>
            <w:ins w:id="253" w:author="PC12345" w:date="2011-06-17T23:27:00Z">
              <w:r w:rsidRPr="00ED1E8D">
                <w:rPr>
                  <w:rFonts w:asciiTheme="minorHAnsi" w:hAnsiTheme="minorHAnsi" w:cs="Calibri"/>
                </w:rPr>
                <w:t>Este proyecto incluirá todas las tareas necesarias para crear las entidades reclamos y calificación.</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54" w:author="PC12345" w:date="2011-06-17T23:27:00Z"/>
                <w:rFonts w:asciiTheme="minorHAnsi" w:hAnsiTheme="minorHAnsi" w:cs="Calibri"/>
              </w:rPr>
            </w:pPr>
            <w:ins w:id="255" w:author="PC12345" w:date="2011-06-17T23:27:00Z">
              <w:r>
                <w:rPr>
                  <w:rFonts w:asciiTheme="minorHAnsi" w:hAnsiTheme="minorHAnsi" w:cs="Calibri"/>
                </w:rPr>
                <w:t>30</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56" w:author="PC12345" w:date="2011-06-17T23:27:00Z"/>
                <w:rFonts w:asciiTheme="minorHAnsi" w:hAnsiTheme="minorHAnsi" w:cs="Calibri"/>
              </w:rPr>
            </w:pPr>
            <w:ins w:id="257" w:author="PC12345" w:date="2011-06-17T23:27:00Z">
              <w:r w:rsidRPr="00ED1E8D">
                <w:rPr>
                  <w:rFonts w:asciiTheme="minorHAnsi" w:hAnsiTheme="minorHAnsi" w:cs="Calibri"/>
                </w:rPr>
                <w:t xml:space="preserve"> $1.800.000 </w:t>
              </w:r>
            </w:ins>
          </w:p>
        </w:tc>
      </w:tr>
      <w:tr w:rsidR="00D810D5" w:rsidRPr="00ED1E8D" w:rsidTr="005B33D8">
        <w:trPr>
          <w:cantSplit/>
          <w:jc w:val="center"/>
          <w:ins w:id="258"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59" w:author="PC12345" w:date="2011-06-17T23:27:00Z"/>
                <w:rFonts w:asciiTheme="minorHAnsi" w:hAnsiTheme="minorHAnsi"/>
                <w:b/>
              </w:rPr>
            </w:pPr>
            <w:ins w:id="260" w:author="PC12345" w:date="2011-06-17T23:27:00Z">
              <w:r>
                <w:rPr>
                  <w:rFonts w:asciiTheme="minorHAnsi" w:hAnsiTheme="minorHAnsi"/>
                  <w:b/>
                </w:rPr>
                <w:t>PD06</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61" w:author="PC12345" w:date="2011-06-17T23:27:00Z"/>
                <w:rFonts w:asciiTheme="minorHAnsi" w:hAnsiTheme="minorHAnsi" w:cs="Calibri"/>
              </w:rPr>
            </w:pPr>
            <w:ins w:id="262" w:author="PC12345" w:date="2011-06-17T23:27:00Z">
              <w:r w:rsidRPr="00ED1E8D">
                <w:rPr>
                  <w:rFonts w:asciiTheme="minorHAnsi" w:hAnsiTheme="minorHAnsi" w:cs="Calibri"/>
                </w:rPr>
                <w:t>Este proyecto incluirá todas las tareas necesarias para crear la Log</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63" w:author="PC12345" w:date="2011-06-17T23:27:00Z"/>
                <w:rFonts w:asciiTheme="minorHAnsi" w:hAnsiTheme="minorHAnsi" w:cs="Calibri"/>
              </w:rPr>
            </w:pPr>
            <w:ins w:id="264" w:author="PC12345" w:date="2011-06-17T23:27:00Z">
              <w:r>
                <w:rPr>
                  <w:rFonts w:asciiTheme="minorHAnsi" w:hAnsiTheme="minorHAnsi" w:cs="Calibri"/>
                </w:rPr>
                <w:t>15</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65" w:author="PC12345" w:date="2011-06-17T23:27:00Z"/>
                <w:rFonts w:asciiTheme="minorHAnsi" w:hAnsiTheme="minorHAnsi" w:cs="Calibri"/>
              </w:rPr>
            </w:pPr>
            <w:ins w:id="266" w:author="PC12345" w:date="2011-06-17T23:27:00Z">
              <w:r w:rsidRPr="00ED1E8D">
                <w:rPr>
                  <w:rFonts w:asciiTheme="minorHAnsi" w:hAnsiTheme="minorHAnsi" w:cs="Calibri"/>
                </w:rPr>
                <w:t xml:space="preserve">$900.000 </w:t>
              </w:r>
            </w:ins>
          </w:p>
        </w:tc>
      </w:tr>
      <w:tr w:rsidR="00D810D5" w:rsidRPr="00ED1E8D" w:rsidTr="005B33D8">
        <w:trPr>
          <w:cantSplit/>
          <w:jc w:val="center"/>
          <w:ins w:id="267" w:author="PC12345" w:date="2011-06-17T23:27:00Z"/>
        </w:trPr>
        <w:tc>
          <w:tcPr>
            <w:tcW w:w="442"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D810D5" w:rsidRPr="00B46634" w:rsidRDefault="00D810D5" w:rsidP="005B33D8">
            <w:pPr>
              <w:jc w:val="center"/>
              <w:rPr>
                <w:ins w:id="268" w:author="PC12345" w:date="2011-06-17T23:27:00Z"/>
                <w:rFonts w:asciiTheme="minorHAnsi" w:eastAsia="Times New Roman" w:hAnsiTheme="minorHAnsi" w:cs="Calibri"/>
                <w:b/>
                <w:bCs/>
              </w:rPr>
            </w:pPr>
          </w:p>
        </w:tc>
        <w:tc>
          <w:tcPr>
            <w:tcW w:w="2674"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5B33D8">
            <w:pPr>
              <w:rPr>
                <w:ins w:id="269" w:author="PC12345" w:date="2011-06-17T23:27:00Z"/>
                <w:rFonts w:asciiTheme="minorHAnsi" w:eastAsia="Times New Roman" w:hAnsiTheme="minorHAnsi" w:cs="Calibri"/>
                <w:b/>
                <w:bCs/>
              </w:rPr>
            </w:pPr>
            <w:ins w:id="270" w:author="PC12345" w:date="2011-06-17T23:27:00Z">
              <w:r w:rsidRPr="00B46634">
                <w:rPr>
                  <w:rFonts w:asciiTheme="minorHAnsi" w:eastAsia="Times New Roman" w:hAnsiTheme="minorHAnsi" w:cs="Calibri"/>
                  <w:b/>
                  <w:bCs/>
                </w:rPr>
                <w:t>Total</w:t>
              </w:r>
            </w:ins>
          </w:p>
        </w:tc>
        <w:tc>
          <w:tcPr>
            <w:tcW w:w="1102" w:type="pct"/>
            <w:tcBorders>
              <w:top w:val="single" w:sz="4" w:space="0" w:color="000000" w:themeColor="text1"/>
              <w:left w:val="single" w:sz="12" w:space="0" w:color="auto"/>
              <w:bottom w:val="single" w:sz="12" w:space="0" w:color="auto"/>
              <w:right w:val="single" w:sz="12" w:space="0" w:color="auto"/>
            </w:tcBorders>
          </w:tcPr>
          <w:p w:rsidR="00D810D5" w:rsidRPr="00B46634" w:rsidRDefault="00D810D5" w:rsidP="005B33D8">
            <w:pPr>
              <w:jc w:val="right"/>
              <w:rPr>
                <w:ins w:id="271" w:author="PC12345" w:date="2011-06-17T23:27:00Z"/>
                <w:rFonts w:asciiTheme="minorHAnsi" w:eastAsia="Times New Roman" w:hAnsiTheme="minorHAnsi" w:cs="Calibri"/>
                <w:b/>
                <w:bCs/>
              </w:rPr>
            </w:pPr>
            <w:ins w:id="272" w:author="PC12345" w:date="2011-06-17T23:27:00Z">
              <w:r w:rsidRPr="00B46634">
                <w:rPr>
                  <w:rFonts w:asciiTheme="minorHAnsi" w:eastAsia="Times New Roman" w:hAnsiTheme="minorHAnsi" w:cs="Calibri"/>
                  <w:b/>
                  <w:bCs/>
                </w:rPr>
                <w:t>132</w:t>
              </w:r>
            </w:ins>
          </w:p>
        </w:tc>
        <w:tc>
          <w:tcPr>
            <w:tcW w:w="782"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5B33D8">
            <w:pPr>
              <w:jc w:val="right"/>
              <w:rPr>
                <w:ins w:id="273" w:author="PC12345" w:date="2011-06-17T23:27:00Z"/>
                <w:rFonts w:asciiTheme="minorHAnsi" w:eastAsia="Times New Roman" w:hAnsiTheme="minorHAnsi" w:cs="Calibri"/>
                <w:b/>
                <w:bCs/>
              </w:rPr>
            </w:pPr>
            <w:ins w:id="274" w:author="PC12345" w:date="2011-06-17T23:27:00Z">
              <w:r w:rsidRPr="00B46634">
                <w:rPr>
                  <w:rFonts w:asciiTheme="minorHAnsi" w:eastAsia="Times New Roman" w:hAnsiTheme="minorHAnsi" w:cs="Calibri"/>
                  <w:b/>
                  <w:bCs/>
                </w:rPr>
                <w:t xml:space="preserve">$ 8.600.000 </w:t>
              </w:r>
            </w:ins>
          </w:p>
        </w:tc>
      </w:tr>
    </w:tbl>
    <w:p w:rsidR="00D810D5" w:rsidRDefault="00D810D5" w:rsidP="00D60A5C">
      <w:pPr>
        <w:jc w:val="both"/>
        <w:outlineLvl w:val="1"/>
        <w:rPr>
          <w:ins w:id="275" w:author="PC12345" w:date="2011-06-17T23:27:00Z"/>
          <w:rFonts w:asciiTheme="minorHAnsi" w:hAnsiTheme="minorHAnsi"/>
          <w:sz w:val="22"/>
          <w:szCs w:val="22"/>
        </w:rPr>
      </w:pPr>
    </w:p>
    <w:p w:rsidR="00D810D5" w:rsidRDefault="00D810D5" w:rsidP="00D60A5C">
      <w:pPr>
        <w:jc w:val="both"/>
        <w:outlineLvl w:val="1"/>
        <w:rPr>
          <w:ins w:id="276" w:author="PC12345" w:date="2011-06-17T23:26:00Z"/>
          <w:rFonts w:asciiTheme="minorHAnsi" w:hAnsiTheme="minorHAnsi"/>
          <w:sz w:val="22"/>
          <w:szCs w:val="22"/>
        </w:rPr>
      </w:pPr>
    </w:p>
    <w:p w:rsidR="00D810D5" w:rsidRDefault="00D810D5" w:rsidP="00D810D5">
      <w:pPr>
        <w:jc w:val="both"/>
        <w:outlineLvl w:val="1"/>
        <w:rPr>
          <w:ins w:id="277" w:author="PC12345" w:date="2011-06-17T23:27:00Z"/>
          <w:rFonts w:asciiTheme="minorHAnsi" w:hAnsiTheme="minorHAnsi"/>
          <w:sz w:val="22"/>
          <w:szCs w:val="22"/>
        </w:rPr>
      </w:pPr>
      <w:ins w:id="278" w:author="PC12345" w:date="2011-06-17T23:26:00Z">
        <w:r>
          <w:rPr>
            <w:rFonts w:asciiTheme="minorHAnsi" w:hAnsiTheme="minorHAnsi"/>
            <w:sz w:val="22"/>
            <w:szCs w:val="22"/>
          </w:rPr>
          <w:t>Estimación Proyectos Arquitectura de Aplicaciones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794"/>
        <w:gridCol w:w="4820"/>
        <w:gridCol w:w="1984"/>
        <w:gridCol w:w="1410"/>
      </w:tblGrid>
      <w:tr w:rsidR="00D810D5" w:rsidRPr="00417E42" w:rsidTr="005B33D8">
        <w:trPr>
          <w:trHeight w:val="20"/>
          <w:jc w:val="center"/>
          <w:ins w:id="279" w:author="PC12345" w:date="2011-06-17T23:27:00Z"/>
        </w:trPr>
        <w:tc>
          <w:tcPr>
            <w:tcW w:w="794" w:type="dxa"/>
            <w:shd w:val="clear" w:color="000000" w:fill="8DB4E2"/>
          </w:tcPr>
          <w:p w:rsidR="00D810D5" w:rsidRPr="00417E42" w:rsidRDefault="00D810D5" w:rsidP="005B33D8">
            <w:pPr>
              <w:jc w:val="center"/>
              <w:rPr>
                <w:ins w:id="280" w:author="PC12345" w:date="2011-06-17T23:27:00Z"/>
                <w:rFonts w:ascii="Calibri" w:eastAsia="Times New Roman" w:hAnsi="Calibri" w:cs="Calibri"/>
                <w:b/>
                <w:bCs/>
              </w:rPr>
            </w:pPr>
            <w:ins w:id="281" w:author="PC12345" w:date="2011-06-17T23:27:00Z">
              <w:r>
                <w:rPr>
                  <w:rFonts w:ascii="Calibri" w:eastAsia="Times New Roman" w:hAnsi="Calibri" w:cs="Calibri"/>
                  <w:b/>
                  <w:bCs/>
                </w:rPr>
                <w:t>ID</w:t>
              </w:r>
            </w:ins>
          </w:p>
        </w:tc>
        <w:tc>
          <w:tcPr>
            <w:tcW w:w="4820" w:type="dxa"/>
            <w:shd w:val="clear" w:color="000000" w:fill="8DB4E2"/>
            <w:noWrap/>
            <w:vAlign w:val="bottom"/>
            <w:hideMark/>
          </w:tcPr>
          <w:p w:rsidR="00D810D5" w:rsidRPr="00417E42" w:rsidRDefault="00D810D5" w:rsidP="005B33D8">
            <w:pPr>
              <w:jc w:val="center"/>
              <w:rPr>
                <w:ins w:id="282" w:author="PC12345" w:date="2011-06-17T23:27:00Z"/>
                <w:rFonts w:ascii="Calibri" w:eastAsia="Times New Roman" w:hAnsi="Calibri" w:cs="Calibri"/>
                <w:b/>
                <w:bCs/>
              </w:rPr>
            </w:pPr>
            <w:ins w:id="283" w:author="PC12345" w:date="2011-06-17T23:27:00Z">
              <w:r w:rsidRPr="00417E42">
                <w:rPr>
                  <w:rFonts w:ascii="Calibri" w:eastAsia="Times New Roman" w:hAnsi="Calibri" w:cs="Calibri"/>
                  <w:b/>
                  <w:bCs/>
                </w:rPr>
                <w:t>Proyecto</w:t>
              </w:r>
            </w:ins>
          </w:p>
        </w:tc>
        <w:tc>
          <w:tcPr>
            <w:tcW w:w="1984" w:type="dxa"/>
            <w:shd w:val="clear" w:color="000000" w:fill="8DB4E2"/>
            <w:vAlign w:val="bottom"/>
            <w:hideMark/>
          </w:tcPr>
          <w:p w:rsidR="00D810D5" w:rsidRPr="00417E42" w:rsidRDefault="00D810D5" w:rsidP="005B33D8">
            <w:pPr>
              <w:jc w:val="center"/>
              <w:rPr>
                <w:ins w:id="284" w:author="PC12345" w:date="2011-06-17T23:27:00Z"/>
                <w:rFonts w:ascii="Calibri" w:eastAsia="Times New Roman" w:hAnsi="Calibri" w:cs="Calibri"/>
                <w:b/>
                <w:bCs/>
              </w:rPr>
            </w:pPr>
            <w:ins w:id="285" w:author="PC12345" w:date="2011-06-17T23:27:00Z">
              <w:r w:rsidRPr="00417E42">
                <w:rPr>
                  <w:rFonts w:ascii="Calibri" w:eastAsia="Times New Roman" w:hAnsi="Calibri" w:cs="Calibri"/>
                  <w:b/>
                  <w:bCs/>
                </w:rPr>
                <w:t>Esfuerzo (Horas/Ingeniero)</w:t>
              </w:r>
            </w:ins>
          </w:p>
        </w:tc>
        <w:tc>
          <w:tcPr>
            <w:tcW w:w="1410" w:type="dxa"/>
            <w:shd w:val="clear" w:color="000000" w:fill="8DB4E2"/>
            <w:vAlign w:val="bottom"/>
            <w:hideMark/>
          </w:tcPr>
          <w:p w:rsidR="00D810D5" w:rsidRPr="00417E42" w:rsidRDefault="00D810D5" w:rsidP="005B33D8">
            <w:pPr>
              <w:jc w:val="center"/>
              <w:rPr>
                <w:ins w:id="286" w:author="PC12345" w:date="2011-06-17T23:27:00Z"/>
                <w:rFonts w:ascii="Calibri" w:eastAsia="Times New Roman" w:hAnsi="Calibri" w:cs="Calibri"/>
                <w:b/>
                <w:bCs/>
              </w:rPr>
            </w:pPr>
            <w:ins w:id="287" w:author="PC12345" w:date="2011-06-17T23:27:00Z">
              <w:r w:rsidRPr="00417E42">
                <w:rPr>
                  <w:rFonts w:ascii="Calibri" w:eastAsia="Times New Roman" w:hAnsi="Calibri" w:cs="Calibri"/>
                  <w:b/>
                  <w:bCs/>
                </w:rPr>
                <w:t>Costo</w:t>
              </w:r>
            </w:ins>
          </w:p>
        </w:tc>
      </w:tr>
      <w:tr w:rsidR="00D810D5" w:rsidRPr="00417E42" w:rsidTr="005B33D8">
        <w:trPr>
          <w:trHeight w:val="20"/>
          <w:jc w:val="center"/>
          <w:ins w:id="288" w:author="PC12345" w:date="2011-06-17T23:27:00Z"/>
        </w:trPr>
        <w:tc>
          <w:tcPr>
            <w:tcW w:w="794" w:type="dxa"/>
            <w:shd w:val="clear" w:color="B8CCE4" w:fill="B8CCE4"/>
          </w:tcPr>
          <w:p w:rsidR="00D810D5" w:rsidRPr="00417E42" w:rsidRDefault="00D810D5" w:rsidP="005B33D8">
            <w:pPr>
              <w:rPr>
                <w:ins w:id="289" w:author="PC12345" w:date="2011-06-17T23:27:00Z"/>
                <w:rFonts w:ascii="Calibri" w:eastAsia="Times New Roman" w:hAnsi="Calibri" w:cs="Calibri"/>
              </w:rPr>
            </w:pPr>
            <w:ins w:id="290" w:author="PC12345" w:date="2011-06-17T23:27:00Z">
              <w:r>
                <w:rPr>
                  <w:rFonts w:ascii="Calibri" w:eastAsia="Times New Roman" w:hAnsi="Calibri" w:cs="Calibri"/>
                </w:rPr>
                <w:t>PA01</w:t>
              </w:r>
            </w:ins>
          </w:p>
        </w:tc>
        <w:tc>
          <w:tcPr>
            <w:tcW w:w="4820" w:type="dxa"/>
            <w:shd w:val="clear" w:color="B8CCE4" w:fill="B8CCE4"/>
            <w:vAlign w:val="bottom"/>
            <w:hideMark/>
          </w:tcPr>
          <w:p w:rsidR="00D810D5" w:rsidRPr="00417E42" w:rsidRDefault="00D810D5" w:rsidP="005B33D8">
            <w:pPr>
              <w:rPr>
                <w:ins w:id="291" w:author="PC12345" w:date="2011-06-17T23:27:00Z"/>
                <w:rFonts w:ascii="Calibri" w:eastAsia="Times New Roman" w:hAnsi="Calibri" w:cs="Calibri"/>
              </w:rPr>
            </w:pPr>
            <w:ins w:id="292" w:author="PC12345" w:date="2011-06-17T23:27:00Z">
              <w:r w:rsidRPr="00417E42">
                <w:rPr>
                  <w:rFonts w:ascii="Calibri" w:eastAsia="Times New Roman" w:hAnsi="Calibri" w:cs="Calibri"/>
                </w:rPr>
                <w:t>Integración con sistema de riesgos internacional</w:t>
              </w:r>
            </w:ins>
          </w:p>
        </w:tc>
        <w:tc>
          <w:tcPr>
            <w:tcW w:w="1984" w:type="dxa"/>
            <w:shd w:val="clear" w:color="auto" w:fill="auto"/>
            <w:vAlign w:val="bottom"/>
            <w:hideMark/>
          </w:tcPr>
          <w:p w:rsidR="00D810D5" w:rsidRPr="00417E42" w:rsidRDefault="00D810D5" w:rsidP="005B33D8">
            <w:pPr>
              <w:ind w:firstLineChars="100" w:firstLine="200"/>
              <w:jc w:val="right"/>
              <w:rPr>
                <w:ins w:id="293" w:author="PC12345" w:date="2011-06-17T23:27:00Z"/>
                <w:rFonts w:ascii="Calibri" w:eastAsia="Times New Roman" w:hAnsi="Calibri" w:cs="Calibri"/>
              </w:rPr>
            </w:pPr>
            <w:ins w:id="294" w:author="PC12345" w:date="2011-06-17T23:27:00Z">
              <w:r w:rsidRPr="00417E42">
                <w:rPr>
                  <w:rFonts w:ascii="Calibri" w:eastAsia="Times New Roman" w:hAnsi="Calibri" w:cs="Calibri"/>
                </w:rPr>
                <w:t>60</w:t>
              </w:r>
            </w:ins>
          </w:p>
        </w:tc>
        <w:tc>
          <w:tcPr>
            <w:tcW w:w="1410" w:type="dxa"/>
            <w:shd w:val="clear" w:color="auto" w:fill="auto"/>
            <w:vAlign w:val="bottom"/>
            <w:hideMark/>
          </w:tcPr>
          <w:p w:rsidR="00D810D5" w:rsidRPr="00417E42" w:rsidRDefault="00D810D5" w:rsidP="005B33D8">
            <w:pPr>
              <w:ind w:firstLineChars="100" w:firstLine="200"/>
              <w:jc w:val="right"/>
              <w:rPr>
                <w:ins w:id="295" w:author="PC12345" w:date="2011-06-17T23:27:00Z"/>
                <w:rFonts w:ascii="Calibri" w:eastAsia="Times New Roman" w:hAnsi="Calibri" w:cs="Calibri"/>
              </w:rPr>
            </w:pPr>
            <w:ins w:id="296" w:author="PC12345" w:date="2011-06-17T23:27:00Z">
              <w:r w:rsidRPr="00417E42">
                <w:rPr>
                  <w:rFonts w:ascii="Calibri" w:eastAsia="Times New Roman" w:hAnsi="Calibri" w:cs="Calibri"/>
                </w:rPr>
                <w:t xml:space="preserve">$ 3.600.000 </w:t>
              </w:r>
            </w:ins>
          </w:p>
        </w:tc>
      </w:tr>
      <w:tr w:rsidR="00D810D5" w:rsidRPr="00417E42" w:rsidTr="005B33D8">
        <w:trPr>
          <w:trHeight w:val="20"/>
          <w:jc w:val="center"/>
          <w:ins w:id="297" w:author="PC12345" w:date="2011-06-17T23:27:00Z"/>
        </w:trPr>
        <w:tc>
          <w:tcPr>
            <w:tcW w:w="794" w:type="dxa"/>
            <w:shd w:val="clear" w:color="DBE5F1" w:fill="DBE5F1"/>
          </w:tcPr>
          <w:p w:rsidR="00D810D5" w:rsidRPr="00417E42" w:rsidRDefault="00D810D5" w:rsidP="005B33D8">
            <w:pPr>
              <w:rPr>
                <w:ins w:id="298" w:author="PC12345" w:date="2011-06-17T23:27:00Z"/>
                <w:rFonts w:ascii="Calibri" w:eastAsia="Times New Roman" w:hAnsi="Calibri" w:cs="Calibri"/>
              </w:rPr>
            </w:pPr>
            <w:ins w:id="299" w:author="PC12345" w:date="2011-06-17T23:27:00Z">
              <w:r>
                <w:rPr>
                  <w:rFonts w:ascii="Calibri" w:eastAsia="Times New Roman" w:hAnsi="Calibri" w:cs="Calibri"/>
                </w:rPr>
                <w:t>PA02</w:t>
              </w:r>
            </w:ins>
          </w:p>
        </w:tc>
        <w:tc>
          <w:tcPr>
            <w:tcW w:w="4820" w:type="dxa"/>
            <w:shd w:val="clear" w:color="DBE5F1" w:fill="DBE5F1"/>
            <w:vAlign w:val="bottom"/>
            <w:hideMark/>
          </w:tcPr>
          <w:p w:rsidR="00D810D5" w:rsidRPr="00417E42" w:rsidRDefault="00D810D5" w:rsidP="005B33D8">
            <w:pPr>
              <w:rPr>
                <w:ins w:id="300" w:author="PC12345" w:date="2011-06-17T23:27:00Z"/>
                <w:rFonts w:ascii="Calibri" w:eastAsia="Times New Roman" w:hAnsi="Calibri" w:cs="Calibri"/>
              </w:rPr>
            </w:pPr>
            <w:ins w:id="301" w:author="PC12345" w:date="2011-06-17T23:27:00Z">
              <w:r w:rsidRPr="00417E42">
                <w:rPr>
                  <w:rFonts w:ascii="Calibri" w:eastAsia="Times New Roman" w:hAnsi="Calibri" w:cs="Calibri"/>
                </w:rPr>
                <w:t>Implementación de TRM</w:t>
              </w:r>
            </w:ins>
          </w:p>
        </w:tc>
        <w:tc>
          <w:tcPr>
            <w:tcW w:w="1984" w:type="dxa"/>
            <w:shd w:val="clear" w:color="auto" w:fill="auto"/>
            <w:vAlign w:val="bottom"/>
            <w:hideMark/>
          </w:tcPr>
          <w:p w:rsidR="00D810D5" w:rsidRPr="00417E42" w:rsidRDefault="00D810D5" w:rsidP="005B33D8">
            <w:pPr>
              <w:ind w:firstLineChars="100" w:firstLine="200"/>
              <w:jc w:val="right"/>
              <w:rPr>
                <w:ins w:id="302" w:author="PC12345" w:date="2011-06-17T23:27:00Z"/>
                <w:rFonts w:ascii="Calibri" w:eastAsia="Times New Roman" w:hAnsi="Calibri" w:cs="Calibri"/>
              </w:rPr>
            </w:pPr>
            <w:ins w:id="303" w:author="PC12345" w:date="2011-06-17T23:27:00Z">
              <w:r w:rsidRPr="00417E42">
                <w:rPr>
                  <w:rFonts w:ascii="Calibri" w:eastAsia="Times New Roman" w:hAnsi="Calibri" w:cs="Calibri"/>
                </w:rPr>
                <w:t>210</w:t>
              </w:r>
            </w:ins>
          </w:p>
        </w:tc>
        <w:tc>
          <w:tcPr>
            <w:tcW w:w="1410" w:type="dxa"/>
            <w:shd w:val="clear" w:color="auto" w:fill="auto"/>
            <w:vAlign w:val="bottom"/>
            <w:hideMark/>
          </w:tcPr>
          <w:p w:rsidR="00D810D5" w:rsidRPr="00417E42" w:rsidRDefault="00D810D5" w:rsidP="005B33D8">
            <w:pPr>
              <w:ind w:firstLineChars="100" w:firstLine="200"/>
              <w:jc w:val="right"/>
              <w:rPr>
                <w:ins w:id="304" w:author="PC12345" w:date="2011-06-17T23:27:00Z"/>
                <w:rFonts w:ascii="Calibri" w:eastAsia="Times New Roman" w:hAnsi="Calibri" w:cs="Calibri"/>
              </w:rPr>
            </w:pPr>
            <w:ins w:id="305" w:author="PC12345" w:date="2011-06-17T23:27:00Z">
              <w:r w:rsidRPr="00417E42">
                <w:rPr>
                  <w:rFonts w:ascii="Calibri" w:eastAsia="Times New Roman" w:hAnsi="Calibri" w:cs="Calibri"/>
                </w:rPr>
                <w:t>$</w:t>
              </w:r>
              <w:r>
                <w:rPr>
                  <w:rFonts w:ascii="Calibri" w:eastAsia="Times New Roman" w:hAnsi="Calibri" w:cs="Calibri"/>
                </w:rPr>
                <w:t xml:space="preserve"> </w:t>
              </w:r>
              <w:r w:rsidRPr="00417E42">
                <w:rPr>
                  <w:rFonts w:ascii="Calibri" w:eastAsia="Times New Roman" w:hAnsi="Calibri" w:cs="Calibri"/>
                </w:rPr>
                <w:t xml:space="preserve">12.600.000 </w:t>
              </w:r>
            </w:ins>
          </w:p>
        </w:tc>
      </w:tr>
      <w:tr w:rsidR="00D810D5" w:rsidRPr="00417E42" w:rsidTr="005B33D8">
        <w:trPr>
          <w:trHeight w:val="20"/>
          <w:jc w:val="center"/>
          <w:ins w:id="306" w:author="PC12345" w:date="2011-06-17T23:27:00Z"/>
        </w:trPr>
        <w:tc>
          <w:tcPr>
            <w:tcW w:w="794" w:type="dxa"/>
            <w:shd w:val="clear" w:color="B8CCE4" w:fill="B8CCE4"/>
          </w:tcPr>
          <w:p w:rsidR="00D810D5" w:rsidRPr="00417E42" w:rsidRDefault="00D810D5" w:rsidP="005B33D8">
            <w:pPr>
              <w:rPr>
                <w:ins w:id="307" w:author="PC12345" w:date="2011-06-17T23:27:00Z"/>
                <w:rFonts w:ascii="Calibri" w:eastAsia="Times New Roman" w:hAnsi="Calibri" w:cs="Calibri"/>
              </w:rPr>
            </w:pPr>
            <w:ins w:id="308" w:author="PC12345" w:date="2011-06-17T23:27:00Z">
              <w:r>
                <w:rPr>
                  <w:rFonts w:ascii="Calibri" w:eastAsia="Times New Roman" w:hAnsi="Calibri" w:cs="Calibri"/>
                </w:rPr>
                <w:t>PA03</w:t>
              </w:r>
            </w:ins>
          </w:p>
        </w:tc>
        <w:tc>
          <w:tcPr>
            <w:tcW w:w="4820" w:type="dxa"/>
            <w:shd w:val="clear" w:color="B8CCE4" w:fill="B8CCE4"/>
            <w:vAlign w:val="bottom"/>
            <w:hideMark/>
          </w:tcPr>
          <w:p w:rsidR="00D810D5" w:rsidRPr="00417E42" w:rsidRDefault="00D810D5" w:rsidP="005B33D8">
            <w:pPr>
              <w:rPr>
                <w:ins w:id="309" w:author="PC12345" w:date="2011-06-17T23:27:00Z"/>
                <w:rFonts w:ascii="Calibri" w:eastAsia="Times New Roman" w:hAnsi="Calibri" w:cs="Calibri"/>
              </w:rPr>
            </w:pPr>
            <w:ins w:id="310" w:author="PC12345" w:date="2011-06-17T23:27:00Z">
              <w:r w:rsidRPr="00417E42">
                <w:rPr>
                  <w:rFonts w:ascii="Calibri" w:eastAsia="Times New Roman" w:hAnsi="Calibri" w:cs="Calibri"/>
                </w:rPr>
                <w:t>Integración con sistema de pagos</w:t>
              </w:r>
            </w:ins>
          </w:p>
        </w:tc>
        <w:tc>
          <w:tcPr>
            <w:tcW w:w="1984" w:type="dxa"/>
            <w:shd w:val="clear" w:color="auto" w:fill="auto"/>
            <w:vAlign w:val="bottom"/>
            <w:hideMark/>
          </w:tcPr>
          <w:p w:rsidR="00D810D5" w:rsidRPr="00417E42" w:rsidRDefault="00D810D5" w:rsidP="005B33D8">
            <w:pPr>
              <w:ind w:firstLineChars="100" w:firstLine="200"/>
              <w:jc w:val="right"/>
              <w:rPr>
                <w:ins w:id="311" w:author="PC12345" w:date="2011-06-17T23:27:00Z"/>
                <w:rFonts w:ascii="Calibri" w:eastAsia="Times New Roman" w:hAnsi="Calibri" w:cs="Calibri"/>
              </w:rPr>
            </w:pPr>
            <w:ins w:id="312" w:author="PC12345" w:date="2011-06-17T23:27:00Z">
              <w:r w:rsidRPr="00417E42">
                <w:rPr>
                  <w:rFonts w:ascii="Calibri" w:eastAsia="Times New Roman" w:hAnsi="Calibri" w:cs="Calibri"/>
                </w:rPr>
                <w:t>60</w:t>
              </w:r>
            </w:ins>
          </w:p>
        </w:tc>
        <w:tc>
          <w:tcPr>
            <w:tcW w:w="1410" w:type="dxa"/>
            <w:shd w:val="clear" w:color="auto" w:fill="auto"/>
            <w:vAlign w:val="bottom"/>
            <w:hideMark/>
          </w:tcPr>
          <w:p w:rsidR="00D810D5" w:rsidRPr="00417E42" w:rsidRDefault="00D810D5" w:rsidP="005B33D8">
            <w:pPr>
              <w:ind w:firstLineChars="100" w:firstLine="200"/>
              <w:jc w:val="right"/>
              <w:rPr>
                <w:ins w:id="313" w:author="PC12345" w:date="2011-06-17T23:27:00Z"/>
                <w:rFonts w:ascii="Calibri" w:eastAsia="Times New Roman" w:hAnsi="Calibri" w:cs="Calibri"/>
              </w:rPr>
            </w:pPr>
            <w:ins w:id="314" w:author="PC12345" w:date="2011-06-17T23:27:00Z">
              <w:r w:rsidRPr="00417E42">
                <w:rPr>
                  <w:rFonts w:ascii="Calibri" w:eastAsia="Times New Roman" w:hAnsi="Calibri" w:cs="Calibri"/>
                </w:rPr>
                <w:t xml:space="preserve">$ 3.600.000 </w:t>
              </w:r>
            </w:ins>
          </w:p>
        </w:tc>
      </w:tr>
      <w:tr w:rsidR="00D810D5" w:rsidRPr="00417E42" w:rsidTr="005B33D8">
        <w:trPr>
          <w:trHeight w:val="20"/>
          <w:jc w:val="center"/>
          <w:ins w:id="315" w:author="PC12345" w:date="2011-06-17T23:27:00Z"/>
        </w:trPr>
        <w:tc>
          <w:tcPr>
            <w:tcW w:w="794" w:type="dxa"/>
            <w:shd w:val="clear" w:color="DBE5F1" w:fill="DBE5F1"/>
          </w:tcPr>
          <w:p w:rsidR="00D810D5" w:rsidRPr="00417E42" w:rsidRDefault="00D810D5" w:rsidP="005B33D8">
            <w:pPr>
              <w:rPr>
                <w:ins w:id="316" w:author="PC12345" w:date="2011-06-17T23:27:00Z"/>
                <w:rFonts w:ascii="Calibri" w:eastAsia="Times New Roman" w:hAnsi="Calibri" w:cs="Calibri"/>
              </w:rPr>
            </w:pPr>
            <w:ins w:id="317" w:author="PC12345" w:date="2011-06-17T23:27:00Z">
              <w:r>
                <w:rPr>
                  <w:rFonts w:ascii="Calibri" w:eastAsia="Times New Roman" w:hAnsi="Calibri" w:cs="Calibri"/>
                </w:rPr>
                <w:t>PA04</w:t>
              </w:r>
            </w:ins>
          </w:p>
        </w:tc>
        <w:tc>
          <w:tcPr>
            <w:tcW w:w="4820" w:type="dxa"/>
            <w:shd w:val="clear" w:color="DBE5F1" w:fill="DBE5F1"/>
            <w:vAlign w:val="bottom"/>
            <w:hideMark/>
          </w:tcPr>
          <w:p w:rsidR="00D810D5" w:rsidRPr="00417E42" w:rsidRDefault="00D810D5" w:rsidP="005B33D8">
            <w:pPr>
              <w:rPr>
                <w:ins w:id="318" w:author="PC12345" w:date="2011-06-17T23:27:00Z"/>
                <w:rFonts w:ascii="Calibri" w:eastAsia="Times New Roman" w:hAnsi="Calibri" w:cs="Calibri"/>
              </w:rPr>
            </w:pPr>
            <w:ins w:id="319" w:author="PC12345" w:date="2011-06-17T23:27:00Z">
              <w:r w:rsidRPr="00417E42">
                <w:rPr>
                  <w:rFonts w:ascii="Calibri" w:eastAsia="Times New Roman" w:hAnsi="Calibri" w:cs="Calibri"/>
                </w:rPr>
                <w:t xml:space="preserve">Adaptación sistema </w:t>
              </w:r>
              <w:proofErr w:type="spellStart"/>
              <w:r w:rsidRPr="00417E42">
                <w:rPr>
                  <w:rFonts w:ascii="Calibri" w:eastAsia="Times New Roman" w:hAnsi="Calibri" w:cs="Calibri"/>
                </w:rPr>
                <w:t>POManager</w:t>
              </w:r>
              <w:proofErr w:type="spellEnd"/>
              <w:r w:rsidRPr="00417E42">
                <w:rPr>
                  <w:rFonts w:ascii="Calibri" w:eastAsia="Times New Roman" w:hAnsi="Calibri" w:cs="Calibri"/>
                </w:rPr>
                <w:t xml:space="preserve"> a los nuevos drivers del negocio</w:t>
              </w:r>
            </w:ins>
          </w:p>
        </w:tc>
        <w:tc>
          <w:tcPr>
            <w:tcW w:w="1984" w:type="dxa"/>
            <w:shd w:val="clear" w:color="auto" w:fill="auto"/>
            <w:vAlign w:val="bottom"/>
            <w:hideMark/>
          </w:tcPr>
          <w:p w:rsidR="00D810D5" w:rsidRPr="00417E42" w:rsidRDefault="00D810D5" w:rsidP="005B33D8">
            <w:pPr>
              <w:ind w:firstLineChars="100" w:firstLine="200"/>
              <w:jc w:val="right"/>
              <w:rPr>
                <w:ins w:id="320" w:author="PC12345" w:date="2011-06-17T23:27:00Z"/>
                <w:rFonts w:ascii="Calibri" w:eastAsia="Times New Roman" w:hAnsi="Calibri" w:cs="Calibri"/>
              </w:rPr>
            </w:pPr>
            <w:ins w:id="321" w:author="PC12345" w:date="2011-06-17T23:27:00Z">
              <w:r w:rsidRPr="00417E42">
                <w:rPr>
                  <w:rFonts w:ascii="Calibri" w:eastAsia="Times New Roman" w:hAnsi="Calibri" w:cs="Calibri"/>
                </w:rPr>
                <w:t>200</w:t>
              </w:r>
            </w:ins>
          </w:p>
        </w:tc>
        <w:tc>
          <w:tcPr>
            <w:tcW w:w="1410" w:type="dxa"/>
            <w:shd w:val="clear" w:color="auto" w:fill="auto"/>
            <w:vAlign w:val="bottom"/>
            <w:hideMark/>
          </w:tcPr>
          <w:p w:rsidR="00D810D5" w:rsidRPr="00417E42" w:rsidRDefault="00D810D5" w:rsidP="005B33D8">
            <w:pPr>
              <w:ind w:firstLineChars="100" w:firstLine="200"/>
              <w:jc w:val="right"/>
              <w:rPr>
                <w:ins w:id="322" w:author="PC12345" w:date="2011-06-17T23:27:00Z"/>
                <w:rFonts w:ascii="Calibri" w:eastAsia="Times New Roman" w:hAnsi="Calibri" w:cs="Calibri"/>
              </w:rPr>
            </w:pPr>
            <w:ins w:id="323" w:author="PC12345" w:date="2011-06-17T23:27:00Z">
              <w:r w:rsidRPr="00417E42">
                <w:rPr>
                  <w:rFonts w:ascii="Calibri" w:eastAsia="Times New Roman" w:hAnsi="Calibri" w:cs="Calibri"/>
                </w:rPr>
                <w:t>$</w:t>
              </w:r>
              <w:r>
                <w:rPr>
                  <w:rFonts w:ascii="Calibri" w:eastAsia="Times New Roman" w:hAnsi="Calibri" w:cs="Calibri"/>
                </w:rPr>
                <w:t>1</w:t>
              </w:r>
              <w:r w:rsidRPr="00417E42">
                <w:rPr>
                  <w:rFonts w:ascii="Calibri" w:eastAsia="Times New Roman" w:hAnsi="Calibri" w:cs="Calibri"/>
                </w:rPr>
                <w:t xml:space="preserve">2.000.000 </w:t>
              </w:r>
            </w:ins>
          </w:p>
        </w:tc>
      </w:tr>
      <w:tr w:rsidR="00D810D5" w:rsidRPr="00417E42" w:rsidTr="005B33D8">
        <w:trPr>
          <w:trHeight w:val="20"/>
          <w:jc w:val="center"/>
          <w:ins w:id="324" w:author="PC12345" w:date="2011-06-17T23:27:00Z"/>
        </w:trPr>
        <w:tc>
          <w:tcPr>
            <w:tcW w:w="794" w:type="dxa"/>
            <w:shd w:val="clear" w:color="B8CCE4" w:fill="B8CCE4"/>
          </w:tcPr>
          <w:p w:rsidR="00D810D5" w:rsidRPr="00417E42" w:rsidRDefault="00D810D5" w:rsidP="005B33D8">
            <w:pPr>
              <w:rPr>
                <w:ins w:id="325" w:author="PC12345" w:date="2011-06-17T23:27:00Z"/>
                <w:rFonts w:ascii="Calibri" w:eastAsia="Times New Roman" w:hAnsi="Calibri" w:cs="Calibri"/>
              </w:rPr>
            </w:pPr>
            <w:ins w:id="326" w:author="PC12345" w:date="2011-06-17T23:27:00Z">
              <w:r>
                <w:rPr>
                  <w:rFonts w:ascii="Calibri" w:eastAsia="Times New Roman" w:hAnsi="Calibri" w:cs="Calibri"/>
                </w:rPr>
                <w:t>PA05</w:t>
              </w:r>
            </w:ins>
          </w:p>
        </w:tc>
        <w:tc>
          <w:tcPr>
            <w:tcW w:w="4820" w:type="dxa"/>
            <w:shd w:val="clear" w:color="B8CCE4" w:fill="B8CCE4"/>
            <w:vAlign w:val="bottom"/>
            <w:hideMark/>
          </w:tcPr>
          <w:p w:rsidR="00D810D5" w:rsidRPr="00417E42" w:rsidRDefault="00D810D5" w:rsidP="005B33D8">
            <w:pPr>
              <w:rPr>
                <w:ins w:id="327" w:author="PC12345" w:date="2011-06-17T23:27:00Z"/>
                <w:rFonts w:ascii="Calibri" w:eastAsia="Times New Roman" w:hAnsi="Calibri" w:cs="Calibri"/>
              </w:rPr>
            </w:pPr>
            <w:ins w:id="328" w:author="PC12345" w:date="2011-06-17T23:27:00Z">
              <w:r w:rsidRPr="00417E42">
                <w:rPr>
                  <w:rFonts w:ascii="Calibri" w:eastAsia="Times New Roman" w:hAnsi="Calibri" w:cs="Calibri"/>
                </w:rPr>
                <w:t>Adaptación sistema de auditoría</w:t>
              </w:r>
            </w:ins>
          </w:p>
        </w:tc>
        <w:tc>
          <w:tcPr>
            <w:tcW w:w="1984" w:type="dxa"/>
            <w:shd w:val="clear" w:color="auto" w:fill="auto"/>
            <w:vAlign w:val="bottom"/>
            <w:hideMark/>
          </w:tcPr>
          <w:p w:rsidR="00D810D5" w:rsidRPr="00417E42" w:rsidRDefault="00D810D5" w:rsidP="005B33D8">
            <w:pPr>
              <w:ind w:firstLineChars="100" w:firstLine="200"/>
              <w:jc w:val="right"/>
              <w:rPr>
                <w:ins w:id="329" w:author="PC12345" w:date="2011-06-17T23:27:00Z"/>
                <w:rFonts w:ascii="Calibri" w:eastAsia="Times New Roman" w:hAnsi="Calibri" w:cs="Calibri"/>
              </w:rPr>
            </w:pPr>
            <w:ins w:id="330" w:author="PC12345" w:date="2011-06-17T23:27:00Z">
              <w:r w:rsidRPr="00417E42">
                <w:rPr>
                  <w:rFonts w:ascii="Calibri" w:eastAsia="Times New Roman" w:hAnsi="Calibri" w:cs="Calibri"/>
                </w:rPr>
                <w:t>150</w:t>
              </w:r>
            </w:ins>
          </w:p>
        </w:tc>
        <w:tc>
          <w:tcPr>
            <w:tcW w:w="1410" w:type="dxa"/>
            <w:shd w:val="clear" w:color="auto" w:fill="auto"/>
            <w:vAlign w:val="bottom"/>
            <w:hideMark/>
          </w:tcPr>
          <w:p w:rsidR="00D810D5" w:rsidRPr="00417E42" w:rsidRDefault="00D810D5" w:rsidP="005B33D8">
            <w:pPr>
              <w:ind w:firstLineChars="100" w:firstLine="200"/>
              <w:jc w:val="right"/>
              <w:rPr>
                <w:ins w:id="331" w:author="PC12345" w:date="2011-06-17T23:27:00Z"/>
                <w:rFonts w:ascii="Calibri" w:eastAsia="Times New Roman" w:hAnsi="Calibri" w:cs="Calibri"/>
              </w:rPr>
            </w:pPr>
            <w:ins w:id="332" w:author="PC12345" w:date="2011-06-17T23:27:00Z">
              <w:r w:rsidRPr="00417E42">
                <w:rPr>
                  <w:rFonts w:ascii="Calibri" w:eastAsia="Times New Roman" w:hAnsi="Calibri" w:cs="Calibri"/>
                </w:rPr>
                <w:t xml:space="preserve">$ 9.000.000 </w:t>
              </w:r>
            </w:ins>
          </w:p>
        </w:tc>
      </w:tr>
      <w:tr w:rsidR="00D810D5" w:rsidRPr="00417E42" w:rsidTr="005B33D8">
        <w:trPr>
          <w:trHeight w:val="20"/>
          <w:jc w:val="center"/>
          <w:ins w:id="333" w:author="PC12345" w:date="2011-06-17T23:27:00Z"/>
        </w:trPr>
        <w:tc>
          <w:tcPr>
            <w:tcW w:w="794" w:type="dxa"/>
            <w:shd w:val="clear" w:color="DBE5F1" w:fill="DBE5F1"/>
          </w:tcPr>
          <w:p w:rsidR="00D810D5" w:rsidRPr="00417E42" w:rsidRDefault="00D810D5" w:rsidP="005B33D8">
            <w:pPr>
              <w:rPr>
                <w:ins w:id="334" w:author="PC12345" w:date="2011-06-17T23:27:00Z"/>
                <w:rFonts w:ascii="Calibri" w:eastAsia="Times New Roman" w:hAnsi="Calibri" w:cs="Calibri"/>
              </w:rPr>
            </w:pPr>
            <w:ins w:id="335" w:author="PC12345" w:date="2011-06-17T23:27:00Z">
              <w:r>
                <w:rPr>
                  <w:rFonts w:ascii="Calibri" w:eastAsia="Times New Roman" w:hAnsi="Calibri" w:cs="Calibri"/>
                </w:rPr>
                <w:t>PA06</w:t>
              </w:r>
            </w:ins>
          </w:p>
        </w:tc>
        <w:tc>
          <w:tcPr>
            <w:tcW w:w="4820" w:type="dxa"/>
            <w:shd w:val="clear" w:color="DBE5F1" w:fill="DBE5F1"/>
            <w:vAlign w:val="bottom"/>
            <w:hideMark/>
          </w:tcPr>
          <w:p w:rsidR="00D810D5" w:rsidRPr="00417E42" w:rsidRDefault="00D810D5" w:rsidP="005B33D8">
            <w:pPr>
              <w:rPr>
                <w:ins w:id="336" w:author="PC12345" w:date="2011-06-17T23:27:00Z"/>
                <w:rFonts w:ascii="Calibri" w:eastAsia="Times New Roman" w:hAnsi="Calibri" w:cs="Calibri"/>
              </w:rPr>
            </w:pPr>
            <w:proofErr w:type="spellStart"/>
            <w:ins w:id="337" w:author="PC12345" w:date="2011-06-17T23:27:00Z">
              <w:r w:rsidRPr="00417E42">
                <w:rPr>
                  <w:rFonts w:ascii="Calibri" w:eastAsia="Times New Roman" w:hAnsi="Calibri" w:cs="Calibri"/>
                </w:rPr>
                <w:t>Invocacion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38" w:author="PC12345" w:date="2011-06-17T23:27:00Z"/>
                <w:rFonts w:ascii="Calibri" w:eastAsia="Times New Roman" w:hAnsi="Calibri" w:cs="Calibri"/>
              </w:rPr>
            </w:pPr>
            <w:ins w:id="339"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40" w:author="PC12345" w:date="2011-06-17T23:27:00Z"/>
                <w:rFonts w:ascii="Calibri" w:eastAsia="Times New Roman" w:hAnsi="Calibri" w:cs="Calibri"/>
              </w:rPr>
            </w:pPr>
            <w:ins w:id="341"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42" w:author="PC12345" w:date="2011-06-17T23:27:00Z"/>
        </w:trPr>
        <w:tc>
          <w:tcPr>
            <w:tcW w:w="794" w:type="dxa"/>
            <w:shd w:val="clear" w:color="B8CCE4" w:fill="B8CCE4"/>
          </w:tcPr>
          <w:p w:rsidR="00D810D5" w:rsidRPr="00417E42" w:rsidRDefault="00D810D5" w:rsidP="005B33D8">
            <w:pPr>
              <w:rPr>
                <w:ins w:id="343" w:author="PC12345" w:date="2011-06-17T23:27:00Z"/>
                <w:rFonts w:ascii="Calibri" w:eastAsia="Times New Roman" w:hAnsi="Calibri" w:cs="Calibri"/>
              </w:rPr>
            </w:pPr>
            <w:ins w:id="344" w:author="PC12345" w:date="2011-06-17T23:27:00Z">
              <w:r>
                <w:rPr>
                  <w:rFonts w:ascii="Calibri" w:eastAsia="Times New Roman" w:hAnsi="Calibri" w:cs="Calibri"/>
                </w:rPr>
                <w:t>PA07</w:t>
              </w:r>
            </w:ins>
          </w:p>
        </w:tc>
        <w:tc>
          <w:tcPr>
            <w:tcW w:w="4820" w:type="dxa"/>
            <w:shd w:val="clear" w:color="B8CCE4" w:fill="B8CCE4"/>
            <w:vAlign w:val="bottom"/>
            <w:hideMark/>
          </w:tcPr>
          <w:p w:rsidR="00D810D5" w:rsidRPr="00417E42" w:rsidRDefault="00D810D5" w:rsidP="005B33D8">
            <w:pPr>
              <w:rPr>
                <w:ins w:id="345" w:author="PC12345" w:date="2011-06-17T23:27:00Z"/>
                <w:rFonts w:ascii="Calibri" w:eastAsia="Times New Roman" w:hAnsi="Calibri" w:cs="Calibri"/>
              </w:rPr>
            </w:pPr>
            <w:proofErr w:type="spellStart"/>
            <w:ins w:id="346"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InternationalRiskCualificationSystem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47" w:author="PC12345" w:date="2011-06-17T23:27:00Z"/>
                <w:rFonts w:ascii="Calibri" w:eastAsia="Times New Roman" w:hAnsi="Calibri" w:cs="Calibri"/>
              </w:rPr>
            </w:pPr>
            <w:ins w:id="348"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49" w:author="PC12345" w:date="2011-06-17T23:27:00Z"/>
                <w:rFonts w:ascii="Calibri" w:eastAsia="Times New Roman" w:hAnsi="Calibri" w:cs="Calibri"/>
              </w:rPr>
            </w:pPr>
            <w:ins w:id="350"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51" w:author="PC12345" w:date="2011-06-17T23:27:00Z"/>
        </w:trPr>
        <w:tc>
          <w:tcPr>
            <w:tcW w:w="794" w:type="dxa"/>
            <w:shd w:val="clear" w:color="DBE5F1" w:fill="DBE5F1"/>
          </w:tcPr>
          <w:p w:rsidR="00D810D5" w:rsidRPr="00417E42" w:rsidRDefault="00D810D5" w:rsidP="005B33D8">
            <w:pPr>
              <w:rPr>
                <w:ins w:id="352" w:author="PC12345" w:date="2011-06-17T23:27:00Z"/>
                <w:rFonts w:ascii="Calibri" w:eastAsia="Times New Roman" w:hAnsi="Calibri" w:cs="Calibri"/>
              </w:rPr>
            </w:pPr>
            <w:ins w:id="353" w:author="PC12345" w:date="2011-06-17T23:27:00Z">
              <w:r>
                <w:rPr>
                  <w:rFonts w:ascii="Calibri" w:eastAsia="Times New Roman" w:hAnsi="Calibri" w:cs="Calibri"/>
                </w:rPr>
                <w:t>PA08</w:t>
              </w:r>
            </w:ins>
          </w:p>
        </w:tc>
        <w:tc>
          <w:tcPr>
            <w:tcW w:w="4820" w:type="dxa"/>
            <w:shd w:val="clear" w:color="DBE5F1" w:fill="DBE5F1"/>
            <w:vAlign w:val="bottom"/>
            <w:hideMark/>
          </w:tcPr>
          <w:p w:rsidR="00D810D5" w:rsidRPr="00417E42" w:rsidRDefault="00D810D5" w:rsidP="005B33D8">
            <w:pPr>
              <w:rPr>
                <w:ins w:id="354" w:author="PC12345" w:date="2011-06-17T23:27:00Z"/>
                <w:rFonts w:ascii="Calibri" w:eastAsia="Times New Roman" w:hAnsi="Calibri" w:cs="Calibri"/>
              </w:rPr>
            </w:pPr>
            <w:proofErr w:type="spellStart"/>
            <w:ins w:id="355"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56" w:author="PC12345" w:date="2011-06-17T23:27:00Z"/>
                <w:rFonts w:ascii="Calibri" w:eastAsia="Times New Roman" w:hAnsi="Calibri" w:cs="Calibri"/>
              </w:rPr>
            </w:pPr>
            <w:ins w:id="357"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58" w:author="PC12345" w:date="2011-06-17T23:27:00Z"/>
                <w:rFonts w:ascii="Calibri" w:eastAsia="Times New Roman" w:hAnsi="Calibri" w:cs="Calibri"/>
              </w:rPr>
            </w:pPr>
            <w:ins w:id="359"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60" w:author="PC12345" w:date="2011-06-17T23:27:00Z"/>
        </w:trPr>
        <w:tc>
          <w:tcPr>
            <w:tcW w:w="794" w:type="dxa"/>
            <w:shd w:val="clear" w:color="B8CCE4" w:fill="B8CCE4"/>
          </w:tcPr>
          <w:p w:rsidR="00D810D5" w:rsidRPr="00417E42" w:rsidRDefault="00D810D5" w:rsidP="005B33D8">
            <w:pPr>
              <w:rPr>
                <w:ins w:id="361" w:author="PC12345" w:date="2011-06-17T23:27:00Z"/>
                <w:rFonts w:ascii="Calibri" w:eastAsia="Times New Roman" w:hAnsi="Calibri" w:cs="Calibri"/>
              </w:rPr>
            </w:pPr>
            <w:ins w:id="362" w:author="PC12345" w:date="2011-06-17T23:27:00Z">
              <w:r>
                <w:rPr>
                  <w:rFonts w:ascii="Calibri" w:eastAsia="Times New Roman" w:hAnsi="Calibri" w:cs="Calibri"/>
                </w:rPr>
                <w:t>PA09</w:t>
              </w:r>
            </w:ins>
          </w:p>
        </w:tc>
        <w:tc>
          <w:tcPr>
            <w:tcW w:w="4820" w:type="dxa"/>
            <w:shd w:val="clear" w:color="B8CCE4" w:fill="B8CCE4"/>
            <w:vAlign w:val="bottom"/>
            <w:hideMark/>
          </w:tcPr>
          <w:p w:rsidR="00D810D5" w:rsidRPr="00417E42" w:rsidRDefault="00D810D5" w:rsidP="005B33D8">
            <w:pPr>
              <w:rPr>
                <w:ins w:id="363" w:author="PC12345" w:date="2011-06-17T23:27:00Z"/>
                <w:rFonts w:ascii="Calibri" w:eastAsia="Times New Roman" w:hAnsi="Calibri" w:cs="Calibri"/>
              </w:rPr>
            </w:pPr>
            <w:proofErr w:type="spellStart"/>
            <w:ins w:id="364"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PaymentSystem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65" w:author="PC12345" w:date="2011-06-17T23:27:00Z"/>
                <w:rFonts w:ascii="Calibri" w:eastAsia="Times New Roman" w:hAnsi="Calibri" w:cs="Calibri"/>
              </w:rPr>
            </w:pPr>
            <w:ins w:id="366"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67" w:author="PC12345" w:date="2011-06-17T23:27:00Z"/>
                <w:rFonts w:ascii="Calibri" w:eastAsia="Times New Roman" w:hAnsi="Calibri" w:cs="Calibri"/>
              </w:rPr>
            </w:pPr>
            <w:ins w:id="368"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69" w:author="PC12345" w:date="2011-06-17T23:27:00Z"/>
        </w:trPr>
        <w:tc>
          <w:tcPr>
            <w:tcW w:w="794" w:type="dxa"/>
            <w:shd w:val="clear" w:color="000000" w:fill="B8CCE4"/>
          </w:tcPr>
          <w:p w:rsidR="00D810D5" w:rsidRPr="00417E42" w:rsidRDefault="00D810D5" w:rsidP="005B33D8">
            <w:pPr>
              <w:jc w:val="center"/>
              <w:rPr>
                <w:ins w:id="370" w:author="PC12345" w:date="2011-06-17T23:27:00Z"/>
                <w:rFonts w:ascii="Calibri" w:eastAsia="Times New Roman" w:hAnsi="Calibri" w:cs="Calibri"/>
                <w:b/>
                <w:bCs/>
              </w:rPr>
            </w:pPr>
          </w:p>
        </w:tc>
        <w:tc>
          <w:tcPr>
            <w:tcW w:w="4820" w:type="dxa"/>
            <w:shd w:val="clear" w:color="000000" w:fill="B8CCE4"/>
            <w:vAlign w:val="bottom"/>
            <w:hideMark/>
          </w:tcPr>
          <w:p w:rsidR="00D810D5" w:rsidRPr="00417E42" w:rsidRDefault="00D810D5" w:rsidP="005B33D8">
            <w:pPr>
              <w:jc w:val="center"/>
              <w:rPr>
                <w:ins w:id="371" w:author="PC12345" w:date="2011-06-17T23:27:00Z"/>
                <w:rFonts w:ascii="Calibri" w:eastAsia="Times New Roman" w:hAnsi="Calibri" w:cs="Calibri"/>
                <w:b/>
                <w:bCs/>
              </w:rPr>
            </w:pPr>
            <w:ins w:id="372" w:author="PC12345" w:date="2011-06-17T23:27:00Z">
              <w:r w:rsidRPr="00417E42">
                <w:rPr>
                  <w:rFonts w:ascii="Calibri" w:eastAsia="Times New Roman" w:hAnsi="Calibri" w:cs="Calibri"/>
                  <w:b/>
                  <w:bCs/>
                </w:rPr>
                <w:t>Total</w:t>
              </w:r>
            </w:ins>
          </w:p>
        </w:tc>
        <w:tc>
          <w:tcPr>
            <w:tcW w:w="1984" w:type="dxa"/>
            <w:shd w:val="clear" w:color="000000" w:fill="B8CCE4"/>
            <w:vAlign w:val="bottom"/>
            <w:hideMark/>
          </w:tcPr>
          <w:p w:rsidR="00D810D5" w:rsidRPr="00417E42" w:rsidRDefault="00D810D5" w:rsidP="005B33D8">
            <w:pPr>
              <w:ind w:firstLineChars="100" w:firstLine="200"/>
              <w:jc w:val="right"/>
              <w:rPr>
                <w:ins w:id="373" w:author="PC12345" w:date="2011-06-17T23:27:00Z"/>
                <w:rFonts w:ascii="Calibri" w:eastAsia="Times New Roman" w:hAnsi="Calibri" w:cs="Calibri"/>
              </w:rPr>
            </w:pPr>
            <w:ins w:id="374" w:author="PC12345" w:date="2011-06-17T23:27:00Z">
              <w:r w:rsidRPr="00417E42">
                <w:rPr>
                  <w:rFonts w:ascii="Calibri" w:eastAsia="Times New Roman" w:hAnsi="Calibri" w:cs="Calibri"/>
                </w:rPr>
                <w:t>880</w:t>
              </w:r>
            </w:ins>
          </w:p>
        </w:tc>
        <w:tc>
          <w:tcPr>
            <w:tcW w:w="1410" w:type="dxa"/>
            <w:shd w:val="clear" w:color="000000" w:fill="B8CCE4"/>
            <w:vAlign w:val="bottom"/>
            <w:hideMark/>
          </w:tcPr>
          <w:p w:rsidR="00D810D5" w:rsidRPr="00417E42" w:rsidRDefault="00D810D5" w:rsidP="005B33D8">
            <w:pPr>
              <w:ind w:firstLineChars="100" w:firstLine="200"/>
              <w:jc w:val="right"/>
              <w:rPr>
                <w:ins w:id="375" w:author="PC12345" w:date="2011-06-17T23:27:00Z"/>
                <w:rFonts w:ascii="Calibri" w:eastAsia="Times New Roman" w:hAnsi="Calibri" w:cs="Calibri"/>
              </w:rPr>
            </w:pPr>
            <w:ins w:id="376" w:author="PC12345" w:date="2011-06-17T23:27:00Z">
              <w:r>
                <w:rPr>
                  <w:rFonts w:ascii="Calibri" w:eastAsia="Times New Roman" w:hAnsi="Calibri" w:cs="Calibri"/>
                </w:rPr>
                <w:t>$</w:t>
              </w:r>
              <w:r w:rsidRPr="00417E42">
                <w:rPr>
                  <w:rFonts w:ascii="Calibri" w:eastAsia="Times New Roman" w:hAnsi="Calibri" w:cs="Calibri"/>
                </w:rPr>
                <w:t xml:space="preserve">52.800.000 </w:t>
              </w:r>
            </w:ins>
          </w:p>
        </w:tc>
      </w:tr>
    </w:tbl>
    <w:p w:rsidR="00D810D5" w:rsidRDefault="00D810D5" w:rsidP="00D810D5">
      <w:pPr>
        <w:jc w:val="both"/>
        <w:outlineLvl w:val="1"/>
        <w:rPr>
          <w:ins w:id="377" w:author="PC12345" w:date="2011-06-17T23:27:00Z"/>
          <w:rFonts w:asciiTheme="minorHAnsi" w:hAnsiTheme="minorHAnsi"/>
          <w:sz w:val="22"/>
          <w:szCs w:val="22"/>
        </w:rPr>
      </w:pPr>
    </w:p>
    <w:p w:rsidR="00D810D5" w:rsidRDefault="00D810D5" w:rsidP="00D810D5">
      <w:pPr>
        <w:jc w:val="both"/>
        <w:outlineLvl w:val="1"/>
        <w:rPr>
          <w:ins w:id="378" w:author="PC12345" w:date="2011-06-17T23:26:00Z"/>
          <w:rFonts w:asciiTheme="minorHAnsi" w:hAnsiTheme="minorHAnsi"/>
          <w:sz w:val="22"/>
          <w:szCs w:val="22"/>
        </w:rPr>
      </w:pPr>
    </w:p>
    <w:p w:rsidR="00D810D5" w:rsidRDefault="00D810D5" w:rsidP="00D810D5">
      <w:pPr>
        <w:jc w:val="both"/>
        <w:outlineLvl w:val="1"/>
        <w:rPr>
          <w:ins w:id="379" w:author="PC12345" w:date="2011-06-17T23:26:00Z"/>
          <w:rFonts w:asciiTheme="minorHAnsi" w:hAnsiTheme="minorHAnsi"/>
          <w:sz w:val="22"/>
          <w:szCs w:val="22"/>
        </w:rPr>
      </w:pPr>
      <w:ins w:id="380" w:author="PC12345" w:date="2011-06-17T23:26:00Z">
        <w:r>
          <w:rPr>
            <w:rFonts w:asciiTheme="minorHAnsi" w:hAnsiTheme="minorHAnsi"/>
            <w:sz w:val="22"/>
            <w:szCs w:val="22"/>
          </w:rPr>
          <w:t xml:space="preserve">Estimación Proyectos Arquitectura de </w:t>
        </w:r>
      </w:ins>
      <w:ins w:id="381" w:author="PC12345" w:date="2011-06-17T23:27:00Z">
        <w:r>
          <w:rPr>
            <w:rFonts w:asciiTheme="minorHAnsi" w:hAnsiTheme="minorHAnsi"/>
            <w:sz w:val="22"/>
            <w:szCs w:val="22"/>
          </w:rPr>
          <w:t>Tecnología</w:t>
        </w:r>
      </w:ins>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93"/>
        <w:gridCol w:w="5422"/>
        <w:gridCol w:w="2232"/>
        <w:gridCol w:w="1587"/>
      </w:tblGrid>
      <w:tr w:rsidR="00D810D5" w:rsidRPr="005545EC" w:rsidTr="005B33D8">
        <w:trPr>
          <w:trHeight w:val="20"/>
          <w:jc w:val="center"/>
          <w:ins w:id="382" w:author="PC12345" w:date="2011-06-17T23:27:00Z"/>
        </w:trPr>
        <w:tc>
          <w:tcPr>
            <w:tcW w:w="441" w:type="pct"/>
            <w:shd w:val="clear" w:color="000000" w:fill="8DB4E2"/>
            <w:vAlign w:val="center"/>
          </w:tcPr>
          <w:p w:rsidR="00D810D5" w:rsidRPr="005545EC" w:rsidRDefault="00D810D5" w:rsidP="005B33D8">
            <w:pPr>
              <w:jc w:val="center"/>
              <w:rPr>
                <w:ins w:id="383" w:author="PC12345" w:date="2011-06-17T23:27:00Z"/>
                <w:rFonts w:asciiTheme="minorHAnsi" w:eastAsia="Times New Roman" w:hAnsiTheme="minorHAnsi" w:cstheme="minorHAnsi"/>
                <w:b/>
                <w:bCs/>
                <w:color w:val="auto"/>
                <w:lang w:val="en-US" w:eastAsia="en-US"/>
              </w:rPr>
            </w:pPr>
            <w:ins w:id="384" w:author="PC12345" w:date="2011-06-17T23:27:00Z">
              <w:r w:rsidRPr="005545EC">
                <w:rPr>
                  <w:rFonts w:asciiTheme="minorHAnsi" w:eastAsia="Times New Roman" w:hAnsiTheme="minorHAnsi" w:cstheme="minorHAnsi"/>
                  <w:b/>
                  <w:bCs/>
                  <w:color w:val="auto"/>
                  <w:lang w:val="en-US" w:eastAsia="en-US"/>
                </w:rPr>
                <w:t>ID</w:t>
              </w:r>
            </w:ins>
          </w:p>
        </w:tc>
        <w:tc>
          <w:tcPr>
            <w:tcW w:w="2675" w:type="pct"/>
            <w:shd w:val="clear" w:color="000000" w:fill="8DB4E2"/>
            <w:vAlign w:val="center"/>
            <w:hideMark/>
          </w:tcPr>
          <w:p w:rsidR="00D810D5" w:rsidRPr="005545EC" w:rsidRDefault="00D810D5" w:rsidP="005B33D8">
            <w:pPr>
              <w:jc w:val="center"/>
              <w:rPr>
                <w:ins w:id="385" w:author="PC12345" w:date="2011-06-17T23:27:00Z"/>
                <w:rFonts w:asciiTheme="minorHAnsi" w:eastAsia="Times New Roman" w:hAnsiTheme="minorHAnsi" w:cstheme="minorHAnsi"/>
                <w:b/>
                <w:bCs/>
                <w:color w:val="auto"/>
                <w:lang w:val="en-US" w:eastAsia="en-US"/>
              </w:rPr>
            </w:pPr>
            <w:proofErr w:type="spellStart"/>
            <w:ins w:id="386" w:author="PC12345" w:date="2011-06-17T23:27:00Z">
              <w:r>
                <w:rPr>
                  <w:rFonts w:asciiTheme="minorHAnsi" w:eastAsia="Times New Roman" w:hAnsiTheme="minorHAnsi" w:cstheme="minorHAnsi"/>
                  <w:b/>
                  <w:bCs/>
                  <w:color w:val="auto"/>
                  <w:lang w:val="en-US" w:eastAsia="en-US"/>
                </w:rPr>
                <w:t>Proyecto</w:t>
              </w:r>
              <w:proofErr w:type="spellEnd"/>
            </w:ins>
          </w:p>
        </w:tc>
        <w:tc>
          <w:tcPr>
            <w:tcW w:w="1101" w:type="pct"/>
            <w:shd w:val="clear" w:color="000000" w:fill="8DB4E2"/>
          </w:tcPr>
          <w:p w:rsidR="00D810D5" w:rsidRDefault="00D810D5" w:rsidP="005B33D8">
            <w:pPr>
              <w:jc w:val="center"/>
              <w:rPr>
                <w:ins w:id="387" w:author="PC12345" w:date="2011-06-17T23:27:00Z"/>
                <w:rFonts w:asciiTheme="minorHAnsi" w:eastAsia="Times New Roman" w:hAnsiTheme="minorHAnsi" w:cstheme="minorHAnsi"/>
                <w:b/>
                <w:bCs/>
                <w:color w:val="auto"/>
                <w:lang w:val="en-US" w:eastAsia="en-US"/>
              </w:rPr>
            </w:pPr>
            <w:proofErr w:type="spellStart"/>
            <w:ins w:id="388" w:author="PC12345" w:date="2011-06-17T23:27:00Z">
              <w:r>
                <w:rPr>
                  <w:rFonts w:asciiTheme="minorHAnsi" w:eastAsia="Times New Roman" w:hAnsiTheme="minorHAnsi" w:cstheme="minorHAnsi"/>
                  <w:b/>
                  <w:bCs/>
                  <w:color w:val="auto"/>
                  <w:lang w:val="en-US" w:eastAsia="en-US"/>
                </w:rPr>
                <w:t>Esfuerzo</w:t>
              </w:r>
              <w:proofErr w:type="spellEnd"/>
              <w:r>
                <w:rPr>
                  <w:rFonts w:asciiTheme="minorHAnsi" w:eastAsia="Times New Roman" w:hAnsiTheme="minorHAnsi" w:cstheme="minorHAnsi"/>
                  <w:b/>
                  <w:bCs/>
                  <w:color w:val="auto"/>
                  <w:lang w:val="en-US" w:eastAsia="en-US"/>
                </w:rPr>
                <w:t xml:space="preserve"> (</w:t>
              </w:r>
              <w:proofErr w:type="spellStart"/>
              <w:r>
                <w:rPr>
                  <w:rFonts w:asciiTheme="minorHAnsi" w:eastAsia="Times New Roman" w:hAnsiTheme="minorHAnsi" w:cstheme="minorHAnsi"/>
                  <w:b/>
                  <w:bCs/>
                  <w:color w:val="auto"/>
                  <w:lang w:val="en-US" w:eastAsia="en-US"/>
                </w:rPr>
                <w:t>Horas</w:t>
              </w:r>
              <w:proofErr w:type="spellEnd"/>
              <w:r>
                <w:rPr>
                  <w:rFonts w:asciiTheme="minorHAnsi" w:eastAsia="Times New Roman" w:hAnsiTheme="minorHAnsi" w:cstheme="minorHAnsi"/>
                  <w:b/>
                  <w:bCs/>
                  <w:color w:val="auto"/>
                  <w:lang w:val="en-US" w:eastAsia="en-US"/>
                </w:rPr>
                <w:t>/</w:t>
              </w:r>
              <w:proofErr w:type="spellStart"/>
              <w:r>
                <w:rPr>
                  <w:rFonts w:asciiTheme="minorHAnsi" w:eastAsia="Times New Roman" w:hAnsiTheme="minorHAnsi" w:cstheme="minorHAnsi"/>
                  <w:b/>
                  <w:bCs/>
                  <w:color w:val="auto"/>
                  <w:lang w:val="en-US" w:eastAsia="en-US"/>
                </w:rPr>
                <w:t>Ingeniero</w:t>
              </w:r>
              <w:proofErr w:type="spellEnd"/>
              <w:r>
                <w:rPr>
                  <w:rFonts w:asciiTheme="minorHAnsi" w:eastAsia="Times New Roman" w:hAnsiTheme="minorHAnsi" w:cstheme="minorHAnsi"/>
                  <w:b/>
                  <w:bCs/>
                  <w:color w:val="auto"/>
                  <w:lang w:val="en-US" w:eastAsia="en-US"/>
                </w:rPr>
                <w:t>)</w:t>
              </w:r>
            </w:ins>
          </w:p>
        </w:tc>
        <w:tc>
          <w:tcPr>
            <w:tcW w:w="783" w:type="pct"/>
            <w:shd w:val="clear" w:color="000000" w:fill="8DB4E2"/>
            <w:noWrap/>
            <w:vAlign w:val="center"/>
          </w:tcPr>
          <w:p w:rsidR="00D810D5" w:rsidRPr="005545EC" w:rsidRDefault="00D810D5" w:rsidP="005B33D8">
            <w:pPr>
              <w:jc w:val="center"/>
              <w:rPr>
                <w:ins w:id="389" w:author="PC12345" w:date="2011-06-17T23:27:00Z"/>
                <w:rFonts w:asciiTheme="minorHAnsi" w:eastAsia="Times New Roman" w:hAnsiTheme="minorHAnsi" w:cstheme="minorHAnsi"/>
                <w:b/>
                <w:bCs/>
                <w:color w:val="auto"/>
                <w:lang w:val="en-US" w:eastAsia="en-US"/>
              </w:rPr>
            </w:pPr>
            <w:proofErr w:type="spellStart"/>
            <w:ins w:id="390" w:author="PC12345" w:date="2011-06-17T23:27:00Z">
              <w:r>
                <w:rPr>
                  <w:rFonts w:asciiTheme="minorHAnsi" w:eastAsia="Times New Roman" w:hAnsiTheme="minorHAnsi" w:cstheme="minorHAnsi"/>
                  <w:b/>
                  <w:bCs/>
                  <w:color w:val="auto"/>
                  <w:lang w:val="en-US" w:eastAsia="en-US"/>
                </w:rPr>
                <w:t>Costo</w:t>
              </w:r>
              <w:proofErr w:type="spellEnd"/>
            </w:ins>
          </w:p>
        </w:tc>
      </w:tr>
      <w:tr w:rsidR="00D810D5" w:rsidRPr="005545EC" w:rsidTr="005B33D8">
        <w:trPr>
          <w:trHeight w:val="20"/>
          <w:jc w:val="center"/>
          <w:ins w:id="391" w:author="PC12345" w:date="2011-06-17T23:27:00Z"/>
        </w:trPr>
        <w:tc>
          <w:tcPr>
            <w:tcW w:w="441" w:type="pct"/>
            <w:shd w:val="clear" w:color="000000" w:fill="C5D9F1"/>
            <w:vAlign w:val="center"/>
          </w:tcPr>
          <w:p w:rsidR="00D810D5" w:rsidRPr="005545EC" w:rsidRDefault="00D810D5" w:rsidP="005B33D8">
            <w:pPr>
              <w:jc w:val="center"/>
              <w:rPr>
                <w:ins w:id="392" w:author="PC12345" w:date="2011-06-17T23:27:00Z"/>
                <w:rFonts w:asciiTheme="minorHAnsi" w:eastAsia="Times New Roman" w:hAnsiTheme="minorHAnsi" w:cstheme="minorHAnsi"/>
                <w:bCs/>
                <w:color w:val="auto"/>
                <w:lang w:val="es-ES" w:eastAsia="en-US"/>
              </w:rPr>
            </w:pPr>
            <w:ins w:id="393" w:author="PC12345" w:date="2011-06-17T23:27:00Z">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T01</w:t>
              </w:r>
            </w:ins>
          </w:p>
        </w:tc>
        <w:tc>
          <w:tcPr>
            <w:tcW w:w="2675" w:type="pct"/>
            <w:shd w:val="clear" w:color="auto" w:fill="FFFFFF" w:themeFill="background1"/>
            <w:noWrap/>
            <w:vAlign w:val="center"/>
          </w:tcPr>
          <w:p w:rsidR="00D810D5" w:rsidRPr="005545EC" w:rsidRDefault="00D810D5" w:rsidP="005B33D8">
            <w:pPr>
              <w:rPr>
                <w:ins w:id="394" w:author="PC12345" w:date="2011-06-17T23:27:00Z"/>
                <w:rFonts w:asciiTheme="minorHAnsi" w:eastAsia="Times New Roman" w:hAnsiTheme="minorHAnsi" w:cstheme="minorHAnsi"/>
                <w:bCs/>
                <w:color w:val="auto"/>
                <w:lang w:val="es-ES" w:eastAsia="en-US"/>
              </w:rPr>
            </w:pPr>
            <w:ins w:id="395" w:author="PC12345" w:date="2011-06-17T23:27:00Z">
              <w:r>
                <w:rPr>
                  <w:rFonts w:asciiTheme="minorHAnsi" w:eastAsia="Times New Roman" w:hAnsiTheme="minorHAnsi" w:cstheme="minorHAnsi"/>
                  <w:bCs/>
                  <w:color w:val="auto"/>
                  <w:lang w:val="es-ES" w:eastAsia="en-US"/>
                </w:rPr>
                <w:t>Configuración plataformas existentes</w:t>
              </w:r>
            </w:ins>
          </w:p>
        </w:tc>
        <w:tc>
          <w:tcPr>
            <w:tcW w:w="1101" w:type="pct"/>
            <w:vAlign w:val="center"/>
          </w:tcPr>
          <w:p w:rsidR="00D810D5" w:rsidRPr="005545EC" w:rsidRDefault="00D810D5" w:rsidP="005B33D8">
            <w:pPr>
              <w:jc w:val="right"/>
              <w:rPr>
                <w:ins w:id="396" w:author="PC12345" w:date="2011-06-17T23:27:00Z"/>
                <w:rFonts w:asciiTheme="minorHAnsi" w:eastAsia="Times New Roman" w:hAnsiTheme="minorHAnsi" w:cstheme="minorHAnsi"/>
                <w:bCs/>
                <w:color w:val="auto"/>
                <w:lang w:val="es-ES" w:eastAsia="en-US"/>
              </w:rPr>
            </w:pPr>
            <w:ins w:id="397" w:author="PC12345" w:date="2011-06-17T23:27:00Z">
              <w:r>
                <w:rPr>
                  <w:rFonts w:asciiTheme="minorHAnsi" w:eastAsia="Times New Roman" w:hAnsiTheme="minorHAnsi" w:cstheme="minorHAnsi"/>
                  <w:bCs/>
                  <w:color w:val="auto"/>
                  <w:lang w:val="es-ES" w:eastAsia="en-US"/>
                </w:rPr>
                <w:t>100</w:t>
              </w:r>
            </w:ins>
          </w:p>
        </w:tc>
        <w:tc>
          <w:tcPr>
            <w:tcW w:w="783" w:type="pct"/>
            <w:shd w:val="clear" w:color="auto" w:fill="auto"/>
            <w:noWrap/>
            <w:vAlign w:val="center"/>
          </w:tcPr>
          <w:p w:rsidR="00D810D5" w:rsidRPr="005545EC" w:rsidRDefault="00D810D5" w:rsidP="005B33D8">
            <w:pPr>
              <w:jc w:val="right"/>
              <w:rPr>
                <w:ins w:id="398" w:author="PC12345" w:date="2011-06-17T23:27:00Z"/>
                <w:rFonts w:asciiTheme="minorHAnsi" w:eastAsia="Times New Roman" w:hAnsiTheme="minorHAnsi" w:cstheme="minorHAnsi"/>
                <w:bCs/>
                <w:color w:val="auto"/>
                <w:lang w:val="es-ES" w:eastAsia="en-US"/>
              </w:rPr>
            </w:pPr>
            <w:ins w:id="399" w:author="PC12345" w:date="2011-06-17T23:27:00Z">
              <w:r>
                <w:rPr>
                  <w:rFonts w:asciiTheme="minorHAnsi" w:eastAsia="Times New Roman" w:hAnsiTheme="minorHAnsi" w:cstheme="minorHAnsi"/>
                  <w:bCs/>
                  <w:color w:val="auto"/>
                  <w:lang w:val="es-ES" w:eastAsia="en-US"/>
                </w:rPr>
                <w:t>$6.000.000</w:t>
              </w:r>
            </w:ins>
          </w:p>
        </w:tc>
      </w:tr>
      <w:tr w:rsidR="00D810D5" w:rsidRPr="005545EC" w:rsidTr="005B33D8">
        <w:trPr>
          <w:trHeight w:val="20"/>
          <w:jc w:val="center"/>
          <w:ins w:id="400" w:author="PC12345" w:date="2011-06-17T23:27:00Z"/>
        </w:trPr>
        <w:tc>
          <w:tcPr>
            <w:tcW w:w="441" w:type="pct"/>
            <w:shd w:val="clear" w:color="000000" w:fill="C5D9F1"/>
            <w:vAlign w:val="center"/>
          </w:tcPr>
          <w:p w:rsidR="00D810D5" w:rsidRPr="005545EC" w:rsidRDefault="00D810D5" w:rsidP="005B33D8">
            <w:pPr>
              <w:jc w:val="center"/>
              <w:rPr>
                <w:ins w:id="401" w:author="PC12345" w:date="2011-06-17T23:27:00Z"/>
                <w:rFonts w:asciiTheme="minorHAnsi" w:eastAsia="Times New Roman" w:hAnsiTheme="minorHAnsi" w:cstheme="minorHAnsi"/>
                <w:bCs/>
                <w:color w:val="auto"/>
                <w:lang w:val="es-ES" w:eastAsia="en-US"/>
              </w:rPr>
            </w:pPr>
            <w:ins w:id="402" w:author="PC12345" w:date="2011-06-17T23:27:00Z">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w:t>
              </w:r>
              <w:r w:rsidRPr="005545EC">
                <w:rPr>
                  <w:rFonts w:asciiTheme="minorHAnsi" w:eastAsia="Times New Roman" w:hAnsiTheme="minorHAnsi" w:cstheme="minorHAnsi"/>
                  <w:bCs/>
                  <w:color w:val="auto"/>
                  <w:lang w:val="es-ES" w:eastAsia="en-US"/>
                </w:rPr>
                <w:t>2</w:t>
              </w:r>
            </w:ins>
          </w:p>
        </w:tc>
        <w:tc>
          <w:tcPr>
            <w:tcW w:w="2675" w:type="pct"/>
            <w:shd w:val="clear" w:color="auto" w:fill="FFFFFF" w:themeFill="background1"/>
            <w:noWrap/>
            <w:vAlign w:val="center"/>
          </w:tcPr>
          <w:p w:rsidR="00D810D5" w:rsidRPr="005545EC" w:rsidRDefault="00D810D5" w:rsidP="005B33D8">
            <w:pPr>
              <w:rPr>
                <w:ins w:id="403" w:author="PC12345" w:date="2011-06-17T23:27:00Z"/>
                <w:rFonts w:asciiTheme="minorHAnsi" w:hAnsiTheme="minorHAnsi"/>
              </w:rPr>
            </w:pPr>
            <w:ins w:id="404" w:author="PC12345" w:date="2011-06-17T23:27:00Z">
              <w:r>
                <w:rPr>
                  <w:rFonts w:asciiTheme="minorHAnsi" w:hAnsiTheme="minorHAnsi"/>
                </w:rPr>
                <w:t>Optimización de reportes</w:t>
              </w:r>
            </w:ins>
          </w:p>
        </w:tc>
        <w:tc>
          <w:tcPr>
            <w:tcW w:w="1101" w:type="pct"/>
            <w:vAlign w:val="center"/>
          </w:tcPr>
          <w:p w:rsidR="00D810D5" w:rsidRPr="005545EC" w:rsidRDefault="00D810D5" w:rsidP="005B33D8">
            <w:pPr>
              <w:jc w:val="right"/>
              <w:rPr>
                <w:ins w:id="405" w:author="PC12345" w:date="2011-06-17T23:27:00Z"/>
                <w:rFonts w:asciiTheme="minorHAnsi" w:eastAsia="Times New Roman" w:hAnsiTheme="minorHAnsi" w:cstheme="minorHAnsi"/>
                <w:bCs/>
                <w:color w:val="auto"/>
                <w:lang w:val="es-ES" w:eastAsia="en-US"/>
              </w:rPr>
            </w:pPr>
            <w:ins w:id="406" w:author="PC12345" w:date="2011-06-17T23:27:00Z">
              <w:r>
                <w:rPr>
                  <w:rFonts w:asciiTheme="minorHAnsi" w:eastAsia="Times New Roman" w:hAnsiTheme="minorHAnsi" w:cstheme="minorHAnsi"/>
                  <w:bCs/>
                  <w:color w:val="auto"/>
                  <w:lang w:val="es-ES" w:eastAsia="en-US"/>
                </w:rPr>
                <w:t>100</w:t>
              </w:r>
            </w:ins>
          </w:p>
        </w:tc>
        <w:tc>
          <w:tcPr>
            <w:tcW w:w="783" w:type="pct"/>
            <w:shd w:val="clear" w:color="auto" w:fill="auto"/>
            <w:noWrap/>
            <w:vAlign w:val="center"/>
          </w:tcPr>
          <w:p w:rsidR="00D810D5" w:rsidRPr="005545EC" w:rsidRDefault="00D810D5" w:rsidP="005B33D8">
            <w:pPr>
              <w:jc w:val="right"/>
              <w:rPr>
                <w:ins w:id="407" w:author="PC12345" w:date="2011-06-17T23:27:00Z"/>
                <w:rFonts w:asciiTheme="minorHAnsi" w:eastAsia="Times New Roman" w:hAnsiTheme="minorHAnsi" w:cstheme="minorHAnsi"/>
                <w:bCs/>
                <w:color w:val="auto"/>
                <w:lang w:val="es-ES" w:eastAsia="en-US"/>
              </w:rPr>
            </w:pPr>
            <w:ins w:id="408" w:author="PC12345" w:date="2011-06-17T23:27:00Z">
              <w:r>
                <w:rPr>
                  <w:rFonts w:asciiTheme="minorHAnsi" w:eastAsia="Times New Roman" w:hAnsiTheme="minorHAnsi" w:cstheme="minorHAnsi"/>
                  <w:bCs/>
                  <w:color w:val="auto"/>
                  <w:lang w:val="es-ES" w:eastAsia="en-US"/>
                </w:rPr>
                <w:t>$6.000.000</w:t>
              </w:r>
            </w:ins>
          </w:p>
        </w:tc>
      </w:tr>
    </w:tbl>
    <w:p w:rsidR="00D810D5" w:rsidRDefault="00D810D5" w:rsidP="00D60A5C">
      <w:pPr>
        <w:jc w:val="both"/>
        <w:outlineLvl w:val="1"/>
        <w:rPr>
          <w:ins w:id="409" w:author="PC12345" w:date="2011-06-17T23:26:00Z"/>
          <w:rFonts w:asciiTheme="minorHAnsi" w:hAnsiTheme="minorHAnsi"/>
          <w:sz w:val="22"/>
          <w:szCs w:val="22"/>
        </w:rPr>
      </w:pPr>
    </w:p>
    <w:p w:rsidR="00D810D5" w:rsidRDefault="00D810D5" w:rsidP="00D60A5C">
      <w:pPr>
        <w:jc w:val="both"/>
        <w:outlineLvl w:val="1"/>
        <w:rPr>
          <w:ins w:id="410" w:author="PC12345" w:date="2011-06-17T23:19:00Z"/>
          <w:rFonts w:asciiTheme="minorHAnsi" w:hAnsiTheme="minorHAnsi"/>
          <w:sz w:val="22"/>
          <w:szCs w:val="22"/>
        </w:rPr>
      </w:pPr>
    </w:p>
    <w:p w:rsidR="00F94497" w:rsidRDefault="00F94497" w:rsidP="00F94497">
      <w:pPr>
        <w:jc w:val="both"/>
        <w:outlineLvl w:val="1"/>
        <w:rPr>
          <w:ins w:id="411" w:author="PC12345" w:date="2011-06-18T00:11:00Z"/>
          <w:rFonts w:asciiTheme="minorHAnsi" w:hAnsiTheme="minorHAnsi"/>
          <w:sz w:val="22"/>
          <w:szCs w:val="22"/>
        </w:rPr>
      </w:pPr>
      <w:ins w:id="412" w:author="PC12345" w:date="2011-06-17T23:19:00Z">
        <w:r>
          <w:rPr>
            <w:rFonts w:asciiTheme="minorHAnsi" w:hAnsiTheme="minorHAnsi"/>
            <w:sz w:val="22"/>
            <w:szCs w:val="22"/>
          </w:rPr>
          <w:t xml:space="preserve">A continuación se presenta la estimación para los proyectos consolidados </w:t>
        </w:r>
      </w:ins>
      <w:ins w:id="413" w:author="PC12345" w:date="2011-06-17T23:38:00Z">
        <w:r w:rsidR="00F171A3">
          <w:rPr>
            <w:rFonts w:asciiTheme="minorHAnsi" w:hAnsiTheme="minorHAnsi"/>
            <w:sz w:val="22"/>
            <w:szCs w:val="22"/>
          </w:rPr>
          <w:t xml:space="preserve"> teniendo en cuenta la priorización realizada (ver sección </w:t>
        </w:r>
      </w:ins>
      <w:ins w:id="414" w:author="PC12345" w:date="2011-06-17T23:55:00Z">
        <w:r w:rsidR="004F7EE4">
          <w:rPr>
            <w:rFonts w:asciiTheme="minorHAnsi" w:hAnsiTheme="minorHAnsi"/>
            <w:sz w:val="22"/>
            <w:szCs w:val="22"/>
          </w:rPr>
          <w:t>4.5)</w:t>
        </w:r>
      </w:ins>
      <w:ins w:id="415" w:author="PC12345" w:date="2011-06-18T00:10:00Z">
        <w:r w:rsidR="003207B7">
          <w:rPr>
            <w:rFonts w:asciiTheme="minorHAnsi" w:hAnsiTheme="minorHAnsi"/>
            <w:sz w:val="22"/>
            <w:szCs w:val="22"/>
          </w:rPr>
          <w:t>. La columna costos se presenta en pesos colombianos (COP)</w:t>
        </w:r>
      </w:ins>
      <w:ins w:id="416" w:author="PC12345" w:date="2011-06-18T11:21:00Z">
        <w:r w:rsidR="00032FC7">
          <w:rPr>
            <w:rFonts w:asciiTheme="minorHAnsi" w:hAnsiTheme="minorHAnsi"/>
            <w:sz w:val="22"/>
            <w:szCs w:val="22"/>
          </w:rPr>
          <w:t>. Se presenta además la columna de ajuste relacionado al esfuerzo y costo.</w:t>
        </w:r>
      </w:ins>
    </w:p>
    <w:p w:rsidR="003207B7" w:rsidRDefault="003207B7" w:rsidP="00F94497">
      <w:pPr>
        <w:jc w:val="both"/>
        <w:outlineLvl w:val="1"/>
        <w:rPr>
          <w:ins w:id="417" w:author="PC12345" w:date="2011-06-18T00:10:00Z"/>
          <w:rFonts w:asciiTheme="minorHAnsi" w:hAnsiTheme="minorHAnsi"/>
          <w:sz w:val="22"/>
          <w:szCs w:val="22"/>
        </w:rPr>
      </w:pPr>
    </w:p>
    <w:p w:rsidR="003207B7" w:rsidRDefault="003207B7" w:rsidP="00F94497">
      <w:pPr>
        <w:jc w:val="both"/>
        <w:outlineLvl w:val="1"/>
        <w:rPr>
          <w:ins w:id="418" w:author="PC12345" w:date="2011-06-17T23:19:00Z"/>
          <w:rFonts w:asciiTheme="minorHAnsi" w:hAnsiTheme="minorHAnsi"/>
          <w:sz w:val="22"/>
          <w:szCs w:val="22"/>
        </w:rPr>
      </w:pPr>
    </w:p>
    <w:p w:rsidR="00F94497" w:rsidRDefault="00F94497" w:rsidP="00D60A5C">
      <w:pPr>
        <w:jc w:val="both"/>
        <w:outlineLvl w:val="1"/>
        <w:rPr>
          <w:rFonts w:asciiTheme="minorHAnsi" w:hAnsiTheme="minorHAnsi"/>
          <w:b/>
          <w:smallCaps/>
          <w:sz w:val="22"/>
        </w:rPr>
      </w:pPr>
    </w:p>
    <w:tbl>
      <w:tblPr>
        <w:tblStyle w:val="Cuadrculamedia3-nfasis1"/>
        <w:tblW w:w="11080" w:type="dxa"/>
        <w:tblLook w:val="04A0"/>
      </w:tblPr>
      <w:tblGrid>
        <w:gridCol w:w="1346"/>
        <w:gridCol w:w="1427"/>
        <w:gridCol w:w="2138"/>
        <w:gridCol w:w="1340"/>
        <w:gridCol w:w="1087"/>
        <w:gridCol w:w="1938"/>
        <w:gridCol w:w="1804"/>
        <w:tblGridChange w:id="419">
          <w:tblGrid>
            <w:gridCol w:w="1346"/>
            <w:gridCol w:w="1427"/>
            <w:gridCol w:w="2138"/>
            <w:gridCol w:w="1340"/>
            <w:gridCol w:w="1087"/>
            <w:gridCol w:w="1938"/>
            <w:gridCol w:w="1804"/>
          </w:tblGrid>
        </w:tblGridChange>
      </w:tblGrid>
      <w:tr w:rsidR="00DC1881" w:rsidRPr="00DC1881" w:rsidTr="00DC1881">
        <w:trPr>
          <w:cnfStyle w:val="100000000000"/>
          <w:trHeight w:val="915"/>
          <w:ins w:id="420" w:author="PC12345" w:date="2011-06-18T11:19:00Z"/>
        </w:trPr>
        <w:tc>
          <w:tcPr>
            <w:cnfStyle w:val="001000000000"/>
            <w:tcW w:w="1346" w:type="dxa"/>
            <w:hideMark/>
          </w:tcPr>
          <w:p w:rsidR="00DC1881" w:rsidRPr="00DC1881" w:rsidRDefault="00DC1881" w:rsidP="00DC1881">
            <w:pPr>
              <w:rPr>
                <w:ins w:id="421" w:author="PC12345" w:date="2011-06-18T11:19:00Z"/>
                <w:rFonts w:ascii="Calibri" w:eastAsia="Times New Roman" w:hAnsi="Calibri" w:cs="Calibri"/>
                <w:sz w:val="22"/>
                <w:szCs w:val="22"/>
              </w:rPr>
            </w:pPr>
            <w:ins w:id="422" w:author="PC12345" w:date="2011-06-18T11:19:00Z">
              <w:r w:rsidRPr="00DC1881">
                <w:rPr>
                  <w:rFonts w:ascii="Calibri" w:eastAsia="Times New Roman" w:hAnsi="Calibri" w:cs="Calibri"/>
                  <w:sz w:val="22"/>
                  <w:szCs w:val="22"/>
                </w:rPr>
                <w:t>Proyecto Consolidado</w:t>
              </w:r>
            </w:ins>
          </w:p>
        </w:tc>
        <w:tc>
          <w:tcPr>
            <w:tcW w:w="1427" w:type="dxa"/>
            <w:hideMark/>
          </w:tcPr>
          <w:p w:rsidR="00DC1881" w:rsidRPr="00DC1881" w:rsidRDefault="00DC1881" w:rsidP="00DC1881">
            <w:pPr>
              <w:cnfStyle w:val="100000000000"/>
              <w:rPr>
                <w:ins w:id="423" w:author="PC12345" w:date="2011-06-18T11:19:00Z"/>
                <w:rFonts w:ascii="Calibri" w:eastAsia="Times New Roman" w:hAnsi="Calibri" w:cs="Calibri"/>
                <w:sz w:val="22"/>
                <w:szCs w:val="22"/>
              </w:rPr>
            </w:pPr>
            <w:ins w:id="424" w:author="PC12345" w:date="2011-06-18T11:19:00Z">
              <w:r w:rsidRPr="00DC1881">
                <w:rPr>
                  <w:rFonts w:ascii="Calibri" w:eastAsia="Times New Roman" w:hAnsi="Calibri" w:cs="Calibri"/>
                  <w:sz w:val="22"/>
                  <w:szCs w:val="22"/>
                </w:rPr>
                <w:t>Nombre del Proyecto</w:t>
              </w:r>
            </w:ins>
          </w:p>
        </w:tc>
        <w:tc>
          <w:tcPr>
            <w:tcW w:w="2138" w:type="dxa"/>
            <w:hideMark/>
          </w:tcPr>
          <w:p w:rsidR="00DC1881" w:rsidRPr="00DC1881" w:rsidRDefault="00DC1881" w:rsidP="00DC1881">
            <w:pPr>
              <w:cnfStyle w:val="100000000000"/>
              <w:rPr>
                <w:ins w:id="425" w:author="PC12345" w:date="2011-06-18T11:19:00Z"/>
                <w:rFonts w:ascii="Calibri" w:eastAsia="Times New Roman" w:hAnsi="Calibri" w:cs="Calibri"/>
                <w:sz w:val="22"/>
                <w:szCs w:val="22"/>
              </w:rPr>
            </w:pPr>
            <w:ins w:id="426" w:author="PC12345" w:date="2011-06-18T11:19:00Z">
              <w:r w:rsidRPr="00DC1881">
                <w:rPr>
                  <w:rFonts w:ascii="Calibri" w:eastAsia="Times New Roman" w:hAnsi="Calibri" w:cs="Calibri"/>
                  <w:sz w:val="22"/>
                  <w:szCs w:val="22"/>
                </w:rPr>
                <w:t>Proyectos Asociados</w:t>
              </w:r>
            </w:ins>
          </w:p>
        </w:tc>
        <w:tc>
          <w:tcPr>
            <w:tcW w:w="1340" w:type="dxa"/>
            <w:hideMark/>
          </w:tcPr>
          <w:p w:rsidR="00DC1881" w:rsidRPr="00DC1881" w:rsidRDefault="00DC1881" w:rsidP="00DC1881">
            <w:pPr>
              <w:cnfStyle w:val="100000000000"/>
              <w:rPr>
                <w:ins w:id="427" w:author="PC12345" w:date="2011-06-18T11:19:00Z"/>
                <w:rFonts w:ascii="Calibri" w:eastAsia="Times New Roman" w:hAnsi="Calibri" w:cs="Calibri"/>
                <w:sz w:val="22"/>
                <w:szCs w:val="22"/>
              </w:rPr>
            </w:pPr>
            <w:ins w:id="428" w:author="PC12345" w:date="2011-06-18T11:19:00Z">
              <w:r w:rsidRPr="00DC1881">
                <w:rPr>
                  <w:rFonts w:ascii="Calibri" w:eastAsia="Times New Roman" w:hAnsi="Calibri" w:cs="Calibri"/>
                  <w:sz w:val="22"/>
                  <w:szCs w:val="22"/>
                </w:rPr>
                <w:t xml:space="preserve">Esfuerzo </w:t>
              </w:r>
            </w:ins>
          </w:p>
        </w:tc>
        <w:tc>
          <w:tcPr>
            <w:tcW w:w="1087" w:type="dxa"/>
            <w:hideMark/>
          </w:tcPr>
          <w:p w:rsidR="00DC1881" w:rsidRPr="00DC1881" w:rsidRDefault="00032FC7" w:rsidP="00DC1881">
            <w:pPr>
              <w:cnfStyle w:val="100000000000"/>
              <w:rPr>
                <w:ins w:id="429" w:author="PC12345" w:date="2011-06-18T11:19:00Z"/>
                <w:rFonts w:ascii="Calibri" w:eastAsia="Times New Roman" w:hAnsi="Calibri" w:cs="Calibri"/>
                <w:sz w:val="22"/>
                <w:szCs w:val="22"/>
              </w:rPr>
            </w:pPr>
            <w:ins w:id="430" w:author="PC12345" w:date="2011-06-18T11:21:00Z">
              <w:r>
                <w:rPr>
                  <w:rFonts w:ascii="Calibri" w:eastAsia="Times New Roman" w:hAnsi="Calibri" w:cs="Calibri"/>
                  <w:sz w:val="22"/>
                  <w:szCs w:val="22"/>
                </w:rPr>
                <w:t>Ajuste</w:t>
              </w:r>
            </w:ins>
            <w:ins w:id="431" w:author="PC12345" w:date="2011-06-18T11:19:00Z">
              <w:r w:rsidR="00DC1881" w:rsidRPr="00DC1881">
                <w:rPr>
                  <w:rFonts w:ascii="Calibri" w:eastAsia="Times New Roman" w:hAnsi="Calibri" w:cs="Calibri"/>
                  <w:sz w:val="22"/>
                  <w:szCs w:val="22"/>
                </w:rPr>
                <w:t xml:space="preserve"> Esfuerzo (10%)</w:t>
              </w:r>
            </w:ins>
          </w:p>
        </w:tc>
        <w:tc>
          <w:tcPr>
            <w:tcW w:w="1938" w:type="dxa"/>
            <w:hideMark/>
          </w:tcPr>
          <w:p w:rsidR="00DC1881" w:rsidRPr="00DC1881" w:rsidRDefault="00DC1881" w:rsidP="00DC1881">
            <w:pPr>
              <w:cnfStyle w:val="100000000000"/>
              <w:rPr>
                <w:ins w:id="432" w:author="PC12345" w:date="2011-06-18T11:19:00Z"/>
                <w:rFonts w:ascii="Calibri" w:eastAsia="Times New Roman" w:hAnsi="Calibri" w:cs="Calibri"/>
                <w:sz w:val="22"/>
                <w:szCs w:val="22"/>
              </w:rPr>
            </w:pPr>
            <w:ins w:id="433" w:author="PC12345" w:date="2011-06-18T11:19:00Z">
              <w:r w:rsidRPr="00DC1881">
                <w:rPr>
                  <w:rFonts w:ascii="Calibri" w:eastAsia="Times New Roman" w:hAnsi="Calibri" w:cs="Calibri"/>
                  <w:sz w:val="22"/>
                  <w:szCs w:val="22"/>
                </w:rPr>
                <w:t xml:space="preserve">Costo </w:t>
              </w:r>
            </w:ins>
          </w:p>
        </w:tc>
        <w:tc>
          <w:tcPr>
            <w:tcW w:w="1804" w:type="dxa"/>
            <w:hideMark/>
          </w:tcPr>
          <w:p w:rsidR="00DC1881" w:rsidRPr="00DC1881" w:rsidRDefault="00DC1881" w:rsidP="00DC1881">
            <w:pPr>
              <w:cnfStyle w:val="100000000000"/>
              <w:rPr>
                <w:ins w:id="434" w:author="PC12345" w:date="2011-06-18T11:19:00Z"/>
                <w:rFonts w:ascii="Calibri" w:eastAsia="Times New Roman" w:hAnsi="Calibri" w:cs="Calibri"/>
                <w:sz w:val="22"/>
                <w:szCs w:val="22"/>
              </w:rPr>
            </w:pPr>
            <w:ins w:id="435" w:author="PC12345" w:date="2011-06-18T11:19:00Z">
              <w:r w:rsidRPr="00DC1881">
                <w:rPr>
                  <w:rFonts w:ascii="Calibri" w:eastAsia="Times New Roman" w:hAnsi="Calibri" w:cs="Calibri"/>
                  <w:sz w:val="22"/>
                  <w:szCs w:val="22"/>
                </w:rPr>
                <w:t>Costo Ajustado (10%)</w:t>
              </w:r>
            </w:ins>
          </w:p>
        </w:tc>
      </w:tr>
      <w:tr w:rsidR="00DC1881" w:rsidRPr="00DC1881" w:rsidTr="00DC1881">
        <w:trPr>
          <w:cnfStyle w:val="000000100000"/>
          <w:trHeight w:val="615"/>
          <w:ins w:id="436" w:author="PC12345" w:date="2011-06-18T11:19:00Z"/>
        </w:trPr>
        <w:tc>
          <w:tcPr>
            <w:cnfStyle w:val="001000000000"/>
            <w:tcW w:w="1346" w:type="dxa"/>
            <w:hideMark/>
          </w:tcPr>
          <w:p w:rsidR="00DC1881" w:rsidRPr="00DC1881" w:rsidRDefault="00DC1881" w:rsidP="00DC1881">
            <w:pPr>
              <w:rPr>
                <w:ins w:id="437" w:author="PC12345" w:date="2011-06-18T11:19:00Z"/>
                <w:rFonts w:ascii="Calibri" w:eastAsia="Times New Roman" w:hAnsi="Calibri" w:cs="Calibri"/>
              </w:rPr>
            </w:pPr>
            <w:ins w:id="438" w:author="PC12345" w:date="2011-06-18T11:19:00Z">
              <w:r w:rsidRPr="00DC1881">
                <w:rPr>
                  <w:rFonts w:ascii="Calibri" w:eastAsia="Times New Roman" w:hAnsi="Calibri" w:cs="Calibri"/>
                </w:rPr>
                <w:t>PC01</w:t>
              </w:r>
            </w:ins>
          </w:p>
        </w:tc>
        <w:tc>
          <w:tcPr>
            <w:tcW w:w="1427" w:type="dxa"/>
            <w:hideMark/>
          </w:tcPr>
          <w:p w:rsidR="00DC1881" w:rsidRPr="00DC1881" w:rsidRDefault="00DC1881" w:rsidP="00DC1881">
            <w:pPr>
              <w:cnfStyle w:val="000000100000"/>
              <w:rPr>
                <w:ins w:id="439" w:author="PC12345" w:date="2011-06-18T11:19:00Z"/>
                <w:rFonts w:ascii="Calibri" w:eastAsia="Times New Roman" w:hAnsi="Calibri" w:cs="Calibri"/>
                <w:sz w:val="22"/>
                <w:szCs w:val="22"/>
              </w:rPr>
            </w:pPr>
            <w:ins w:id="440" w:author="PC12345" w:date="2011-06-18T11:19:00Z">
              <w:r w:rsidRPr="00DC1881">
                <w:rPr>
                  <w:rFonts w:ascii="Calibri" w:eastAsia="Times New Roman" w:hAnsi="Calibri" w:cs="Calibri"/>
                  <w:sz w:val="22"/>
                  <w:szCs w:val="22"/>
                </w:rPr>
                <w:t>Órdenes de Compra</w:t>
              </w:r>
            </w:ins>
          </w:p>
        </w:tc>
        <w:tc>
          <w:tcPr>
            <w:tcW w:w="2138" w:type="dxa"/>
            <w:hideMark/>
          </w:tcPr>
          <w:p w:rsidR="00DC1881" w:rsidRPr="00DC1881" w:rsidRDefault="00DC1881" w:rsidP="00DC1881">
            <w:pPr>
              <w:cnfStyle w:val="000000100000"/>
              <w:rPr>
                <w:ins w:id="441" w:author="PC12345" w:date="2011-06-18T11:19:00Z"/>
                <w:rFonts w:ascii="Calibri" w:eastAsia="Times New Roman" w:hAnsi="Calibri" w:cs="Calibri"/>
                <w:b/>
                <w:bCs/>
                <w:color w:val="auto"/>
              </w:rPr>
            </w:pPr>
            <w:ins w:id="442" w:author="PC12345" w:date="2011-06-18T11:19:00Z">
              <w:r w:rsidRPr="00DC1881">
                <w:rPr>
                  <w:rFonts w:ascii="Calibri" w:eastAsia="Times New Roman" w:hAnsi="Calibri" w:cs="Calibri"/>
                  <w:b/>
                  <w:bCs/>
                  <w:color w:val="auto"/>
                </w:rPr>
                <w:t>PN02, PN08, PD01, PD02, PD03, PD06, PA01, PA03, PA04, PA07,PT01,PT02</w:t>
              </w:r>
            </w:ins>
          </w:p>
        </w:tc>
        <w:tc>
          <w:tcPr>
            <w:tcW w:w="1340" w:type="dxa"/>
            <w:hideMark/>
          </w:tcPr>
          <w:p w:rsidR="00DC1881" w:rsidRPr="00DC1881" w:rsidRDefault="00DC1881" w:rsidP="00DC1881">
            <w:pPr>
              <w:jc w:val="right"/>
              <w:cnfStyle w:val="000000100000"/>
              <w:rPr>
                <w:ins w:id="443" w:author="PC12345" w:date="2011-06-18T11:19:00Z"/>
                <w:rFonts w:ascii="Calibri" w:eastAsia="Times New Roman" w:hAnsi="Calibri" w:cs="Calibri"/>
              </w:rPr>
            </w:pPr>
            <w:ins w:id="444" w:author="PC12345" w:date="2011-06-18T11:19:00Z">
              <w:r w:rsidRPr="00DC1881">
                <w:rPr>
                  <w:rFonts w:ascii="Calibri" w:eastAsia="Times New Roman" w:hAnsi="Calibri" w:cs="Calibri"/>
                </w:rPr>
                <w:t>1067</w:t>
              </w:r>
            </w:ins>
          </w:p>
        </w:tc>
        <w:tc>
          <w:tcPr>
            <w:tcW w:w="1087" w:type="dxa"/>
            <w:hideMark/>
          </w:tcPr>
          <w:p w:rsidR="00DC1881" w:rsidRPr="00DC1881" w:rsidRDefault="00DC1881" w:rsidP="00DC1881">
            <w:pPr>
              <w:jc w:val="right"/>
              <w:cnfStyle w:val="000000100000"/>
              <w:rPr>
                <w:ins w:id="445" w:author="PC12345" w:date="2011-06-18T11:19:00Z"/>
                <w:rFonts w:ascii="Calibri" w:eastAsia="Times New Roman" w:hAnsi="Calibri" w:cs="Calibri"/>
              </w:rPr>
            </w:pPr>
            <w:ins w:id="446" w:author="PC12345" w:date="2011-06-18T11:19:00Z">
              <w:r w:rsidRPr="00DC1881">
                <w:rPr>
                  <w:rFonts w:ascii="Calibri" w:eastAsia="Times New Roman" w:hAnsi="Calibri" w:cs="Calibri"/>
                </w:rPr>
                <w:t>1173,7</w:t>
              </w:r>
            </w:ins>
          </w:p>
        </w:tc>
        <w:tc>
          <w:tcPr>
            <w:tcW w:w="1938" w:type="dxa"/>
            <w:hideMark/>
          </w:tcPr>
          <w:p w:rsidR="00DC1881" w:rsidRPr="00DC1881" w:rsidRDefault="00DC1881" w:rsidP="00DC1881">
            <w:pPr>
              <w:cnfStyle w:val="000000100000"/>
              <w:rPr>
                <w:ins w:id="447" w:author="PC12345" w:date="2011-06-18T11:19:00Z"/>
                <w:rFonts w:ascii="Calibri" w:eastAsia="Times New Roman" w:hAnsi="Calibri" w:cs="Calibri"/>
                <w:sz w:val="22"/>
                <w:szCs w:val="22"/>
              </w:rPr>
            </w:pPr>
            <w:ins w:id="448" w:author="PC12345" w:date="2011-06-18T11:19:00Z">
              <w:r w:rsidRPr="00DC1881">
                <w:rPr>
                  <w:rFonts w:ascii="Calibri" w:eastAsia="Times New Roman" w:hAnsi="Calibri" w:cs="Calibri"/>
                  <w:sz w:val="22"/>
                  <w:szCs w:val="22"/>
                </w:rPr>
                <w:t xml:space="preserve"> $    89.300.000,00 </w:t>
              </w:r>
            </w:ins>
          </w:p>
        </w:tc>
        <w:tc>
          <w:tcPr>
            <w:tcW w:w="1804" w:type="dxa"/>
            <w:hideMark/>
          </w:tcPr>
          <w:p w:rsidR="00DC1881" w:rsidRPr="00DC1881" w:rsidRDefault="00DC1881" w:rsidP="00DC1881">
            <w:pPr>
              <w:cnfStyle w:val="000000100000"/>
              <w:rPr>
                <w:ins w:id="449" w:author="PC12345" w:date="2011-06-18T11:19:00Z"/>
                <w:rFonts w:ascii="Calibri" w:eastAsia="Times New Roman" w:hAnsi="Calibri" w:cs="Calibri"/>
                <w:sz w:val="22"/>
                <w:szCs w:val="22"/>
              </w:rPr>
            </w:pPr>
            <w:ins w:id="450" w:author="PC12345" w:date="2011-06-18T11:19:00Z">
              <w:r w:rsidRPr="00DC1881">
                <w:rPr>
                  <w:rFonts w:ascii="Calibri" w:eastAsia="Times New Roman" w:hAnsi="Calibri" w:cs="Calibri"/>
                  <w:sz w:val="22"/>
                  <w:szCs w:val="22"/>
                </w:rPr>
                <w:t xml:space="preserve"> $       98.230.000,00 </w:t>
              </w:r>
            </w:ins>
          </w:p>
        </w:tc>
      </w:tr>
      <w:tr w:rsidR="00DC1881" w:rsidRPr="00DC1881" w:rsidTr="00DC1881">
        <w:trPr>
          <w:trHeight w:val="615"/>
          <w:ins w:id="451" w:author="PC12345" w:date="2011-06-18T11:19:00Z"/>
        </w:trPr>
        <w:tc>
          <w:tcPr>
            <w:cnfStyle w:val="001000000000"/>
            <w:tcW w:w="1346" w:type="dxa"/>
            <w:hideMark/>
          </w:tcPr>
          <w:p w:rsidR="00DC1881" w:rsidRPr="00DC1881" w:rsidRDefault="00DC1881" w:rsidP="00DC1881">
            <w:pPr>
              <w:rPr>
                <w:ins w:id="452" w:author="PC12345" w:date="2011-06-18T11:19:00Z"/>
                <w:rFonts w:ascii="Calibri" w:eastAsia="Times New Roman" w:hAnsi="Calibri" w:cs="Calibri"/>
              </w:rPr>
            </w:pPr>
            <w:ins w:id="453" w:author="PC12345" w:date="2011-06-18T11:19:00Z">
              <w:r w:rsidRPr="00DC1881">
                <w:rPr>
                  <w:rFonts w:ascii="Calibri" w:eastAsia="Times New Roman" w:hAnsi="Calibri" w:cs="Calibri"/>
                </w:rPr>
                <w:t>PC02</w:t>
              </w:r>
            </w:ins>
          </w:p>
        </w:tc>
        <w:tc>
          <w:tcPr>
            <w:tcW w:w="1427" w:type="dxa"/>
            <w:hideMark/>
          </w:tcPr>
          <w:p w:rsidR="00DC1881" w:rsidRPr="00DC1881" w:rsidRDefault="00DC1881" w:rsidP="00DC1881">
            <w:pPr>
              <w:cnfStyle w:val="000000000000"/>
              <w:rPr>
                <w:ins w:id="454" w:author="PC12345" w:date="2011-06-18T11:19:00Z"/>
                <w:rFonts w:ascii="Calibri" w:eastAsia="Times New Roman" w:hAnsi="Calibri" w:cs="Calibri"/>
                <w:sz w:val="22"/>
                <w:szCs w:val="22"/>
              </w:rPr>
            </w:pPr>
            <w:ins w:id="455" w:author="PC12345" w:date="2011-06-18T11:19:00Z">
              <w:r w:rsidRPr="00DC1881">
                <w:rPr>
                  <w:rFonts w:ascii="Calibri" w:eastAsia="Times New Roman" w:hAnsi="Calibri" w:cs="Calibri"/>
                  <w:sz w:val="22"/>
                  <w:szCs w:val="22"/>
                </w:rPr>
                <w:t>Subasta Inversa</w:t>
              </w:r>
            </w:ins>
          </w:p>
        </w:tc>
        <w:tc>
          <w:tcPr>
            <w:tcW w:w="2138" w:type="dxa"/>
            <w:hideMark/>
          </w:tcPr>
          <w:p w:rsidR="00DC1881" w:rsidRPr="00DC1881" w:rsidRDefault="00DC1881" w:rsidP="00DC1881">
            <w:pPr>
              <w:cnfStyle w:val="000000000000"/>
              <w:rPr>
                <w:ins w:id="456" w:author="PC12345" w:date="2011-06-18T11:19:00Z"/>
                <w:rFonts w:ascii="Calibri" w:eastAsia="Times New Roman" w:hAnsi="Calibri" w:cs="Calibri"/>
              </w:rPr>
            </w:pPr>
            <w:ins w:id="457" w:author="PC12345" w:date="2011-06-18T11:19:00Z">
              <w:r w:rsidRPr="00DC1881">
                <w:rPr>
                  <w:rFonts w:ascii="Calibri" w:eastAsia="Times New Roman" w:hAnsi="Calibri" w:cs="Calibri"/>
                  <w:b/>
                  <w:bCs/>
                </w:rPr>
                <w:t>PN04</w:t>
              </w:r>
              <w:r w:rsidRPr="00DC1881">
                <w:rPr>
                  <w:rFonts w:ascii="Calibri" w:eastAsia="Times New Roman" w:hAnsi="Calibri" w:cs="Calibri"/>
                </w:rPr>
                <w:t>, PN08, PD02, PD06, PA03, PT01, PT02</w:t>
              </w:r>
            </w:ins>
          </w:p>
        </w:tc>
        <w:tc>
          <w:tcPr>
            <w:tcW w:w="1340" w:type="dxa"/>
            <w:noWrap/>
            <w:hideMark/>
          </w:tcPr>
          <w:p w:rsidR="00DC1881" w:rsidRPr="00DC1881" w:rsidRDefault="00DC1881" w:rsidP="00DC1881">
            <w:pPr>
              <w:jc w:val="right"/>
              <w:cnfStyle w:val="000000000000"/>
              <w:rPr>
                <w:ins w:id="458" w:author="PC12345" w:date="2011-06-18T11:19:00Z"/>
                <w:rFonts w:ascii="Calibri" w:eastAsia="Times New Roman" w:hAnsi="Calibri" w:cs="Calibri"/>
              </w:rPr>
            </w:pPr>
            <w:ins w:id="459" w:author="PC12345" w:date="2011-06-18T11:19:00Z">
              <w:r w:rsidRPr="00DC1881">
                <w:rPr>
                  <w:rFonts w:ascii="Calibri" w:eastAsia="Times New Roman" w:hAnsi="Calibri" w:cs="Calibri"/>
                </w:rPr>
                <w:t>200</w:t>
              </w:r>
            </w:ins>
          </w:p>
        </w:tc>
        <w:tc>
          <w:tcPr>
            <w:tcW w:w="1087" w:type="dxa"/>
            <w:hideMark/>
          </w:tcPr>
          <w:p w:rsidR="00DC1881" w:rsidRPr="00DC1881" w:rsidRDefault="00DC1881" w:rsidP="00DC1881">
            <w:pPr>
              <w:jc w:val="right"/>
              <w:cnfStyle w:val="000000000000"/>
              <w:rPr>
                <w:ins w:id="460" w:author="PC12345" w:date="2011-06-18T11:19:00Z"/>
                <w:rFonts w:ascii="Calibri" w:eastAsia="Times New Roman" w:hAnsi="Calibri" w:cs="Calibri"/>
              </w:rPr>
            </w:pPr>
            <w:ins w:id="461" w:author="PC12345" w:date="2011-06-18T11:19:00Z">
              <w:r w:rsidRPr="00DC1881">
                <w:rPr>
                  <w:rFonts w:ascii="Calibri" w:eastAsia="Times New Roman" w:hAnsi="Calibri" w:cs="Calibri"/>
                </w:rPr>
                <w:t>220</w:t>
              </w:r>
            </w:ins>
          </w:p>
        </w:tc>
        <w:tc>
          <w:tcPr>
            <w:tcW w:w="1938" w:type="dxa"/>
            <w:hideMark/>
          </w:tcPr>
          <w:p w:rsidR="00DC1881" w:rsidRPr="00DC1881" w:rsidRDefault="00DC1881" w:rsidP="00DC1881">
            <w:pPr>
              <w:cnfStyle w:val="000000000000"/>
              <w:rPr>
                <w:ins w:id="462" w:author="PC12345" w:date="2011-06-18T11:19:00Z"/>
                <w:rFonts w:ascii="Calibri" w:eastAsia="Times New Roman" w:hAnsi="Calibri" w:cs="Calibri"/>
                <w:sz w:val="22"/>
                <w:szCs w:val="22"/>
              </w:rPr>
            </w:pPr>
            <w:ins w:id="463" w:author="PC12345" w:date="2011-06-18T11:19:00Z">
              <w:r w:rsidRPr="00DC1881">
                <w:rPr>
                  <w:rFonts w:ascii="Calibri" w:eastAsia="Times New Roman" w:hAnsi="Calibri" w:cs="Calibri"/>
                  <w:sz w:val="22"/>
                  <w:szCs w:val="22"/>
                </w:rPr>
                <w:t xml:space="preserve"> $    24.000.000,00 </w:t>
              </w:r>
            </w:ins>
          </w:p>
        </w:tc>
        <w:tc>
          <w:tcPr>
            <w:tcW w:w="1804" w:type="dxa"/>
            <w:hideMark/>
          </w:tcPr>
          <w:p w:rsidR="00DC1881" w:rsidRPr="00DC1881" w:rsidRDefault="00DC1881" w:rsidP="00DC1881">
            <w:pPr>
              <w:cnfStyle w:val="000000000000"/>
              <w:rPr>
                <w:ins w:id="464" w:author="PC12345" w:date="2011-06-18T11:19:00Z"/>
                <w:rFonts w:ascii="Calibri" w:eastAsia="Times New Roman" w:hAnsi="Calibri" w:cs="Calibri"/>
                <w:sz w:val="22"/>
                <w:szCs w:val="22"/>
              </w:rPr>
            </w:pPr>
            <w:ins w:id="465" w:author="PC12345" w:date="2011-06-18T11:19:00Z">
              <w:r w:rsidRPr="00DC1881">
                <w:rPr>
                  <w:rFonts w:ascii="Calibri" w:eastAsia="Times New Roman" w:hAnsi="Calibri" w:cs="Calibri"/>
                  <w:sz w:val="22"/>
                  <w:szCs w:val="22"/>
                </w:rPr>
                <w:t xml:space="preserve"> $       26.400.000,00 </w:t>
              </w:r>
            </w:ins>
          </w:p>
        </w:tc>
      </w:tr>
      <w:tr w:rsidR="00DC1881" w:rsidRPr="00DC1881" w:rsidTr="00DC1881">
        <w:trPr>
          <w:cnfStyle w:val="000000100000"/>
          <w:trHeight w:val="540"/>
          <w:ins w:id="466" w:author="PC12345" w:date="2011-06-18T11:19:00Z"/>
        </w:trPr>
        <w:tc>
          <w:tcPr>
            <w:cnfStyle w:val="001000000000"/>
            <w:tcW w:w="1346" w:type="dxa"/>
            <w:hideMark/>
          </w:tcPr>
          <w:p w:rsidR="00DC1881" w:rsidRPr="00DC1881" w:rsidRDefault="00DC1881" w:rsidP="00DC1881">
            <w:pPr>
              <w:rPr>
                <w:ins w:id="467" w:author="PC12345" w:date="2011-06-18T11:19:00Z"/>
                <w:rFonts w:ascii="Calibri" w:eastAsia="Times New Roman" w:hAnsi="Calibri" w:cs="Calibri"/>
              </w:rPr>
            </w:pPr>
            <w:ins w:id="468" w:author="PC12345" w:date="2011-06-18T11:19:00Z">
              <w:r w:rsidRPr="00DC1881">
                <w:rPr>
                  <w:rFonts w:ascii="Calibri" w:eastAsia="Times New Roman" w:hAnsi="Calibri" w:cs="Calibri"/>
                </w:rPr>
                <w:t>PC03</w:t>
              </w:r>
            </w:ins>
          </w:p>
        </w:tc>
        <w:tc>
          <w:tcPr>
            <w:tcW w:w="1427" w:type="dxa"/>
            <w:hideMark/>
          </w:tcPr>
          <w:p w:rsidR="00DC1881" w:rsidRPr="00DC1881" w:rsidRDefault="00DC1881" w:rsidP="00DC1881">
            <w:pPr>
              <w:cnfStyle w:val="000000100000"/>
              <w:rPr>
                <w:ins w:id="469" w:author="PC12345" w:date="2011-06-18T11:19:00Z"/>
                <w:rFonts w:ascii="Calibri" w:eastAsia="Times New Roman" w:hAnsi="Calibri" w:cs="Calibri"/>
                <w:sz w:val="22"/>
                <w:szCs w:val="22"/>
              </w:rPr>
            </w:pPr>
            <w:ins w:id="470" w:author="PC12345" w:date="2011-06-18T11:19:00Z">
              <w:r w:rsidRPr="00DC1881">
                <w:rPr>
                  <w:rFonts w:ascii="Calibri" w:eastAsia="Times New Roman" w:hAnsi="Calibri" w:cs="Calibri"/>
                  <w:sz w:val="22"/>
                  <w:szCs w:val="22"/>
                </w:rPr>
                <w:t>Facturación</w:t>
              </w:r>
            </w:ins>
          </w:p>
        </w:tc>
        <w:tc>
          <w:tcPr>
            <w:tcW w:w="2138" w:type="dxa"/>
            <w:hideMark/>
          </w:tcPr>
          <w:p w:rsidR="00DC1881" w:rsidRPr="00DC1881" w:rsidRDefault="00DC1881" w:rsidP="00DC1881">
            <w:pPr>
              <w:cnfStyle w:val="000000100000"/>
              <w:rPr>
                <w:ins w:id="471" w:author="PC12345" w:date="2011-06-18T11:19:00Z"/>
                <w:rFonts w:ascii="Calibri" w:eastAsia="Times New Roman" w:hAnsi="Calibri" w:cs="Calibri"/>
              </w:rPr>
            </w:pPr>
            <w:ins w:id="472" w:author="PC12345" w:date="2011-06-18T11:19:00Z">
              <w:r w:rsidRPr="00DC1881">
                <w:rPr>
                  <w:rFonts w:ascii="Calibri" w:eastAsia="Times New Roman" w:hAnsi="Calibri" w:cs="Calibri"/>
                  <w:b/>
                  <w:bCs/>
                </w:rPr>
                <w:t>PN05</w:t>
              </w:r>
              <w:r w:rsidRPr="00DC1881">
                <w:rPr>
                  <w:rFonts w:ascii="Calibri" w:eastAsia="Times New Roman" w:hAnsi="Calibri" w:cs="Calibri"/>
                </w:rPr>
                <w:t xml:space="preserve">, PN08, PD02, </w:t>
              </w:r>
              <w:r w:rsidRPr="00DC1881">
                <w:rPr>
                  <w:rFonts w:ascii="Calibri" w:eastAsia="Times New Roman" w:hAnsi="Calibri" w:cs="Calibri"/>
                  <w:b/>
                  <w:bCs/>
                </w:rPr>
                <w:t>PD04</w:t>
              </w:r>
              <w:r w:rsidRPr="00DC1881">
                <w:rPr>
                  <w:rFonts w:ascii="Calibri" w:eastAsia="Times New Roman" w:hAnsi="Calibri" w:cs="Calibri"/>
                </w:rPr>
                <w:t xml:space="preserve">, PD06, </w:t>
              </w:r>
              <w:r w:rsidRPr="00DC1881">
                <w:rPr>
                  <w:rFonts w:ascii="Calibri" w:eastAsia="Times New Roman" w:hAnsi="Calibri" w:cs="Calibri"/>
                  <w:b/>
                  <w:bCs/>
                </w:rPr>
                <w:t>PA02</w:t>
              </w:r>
              <w:r w:rsidRPr="00DC1881">
                <w:rPr>
                  <w:rFonts w:ascii="Calibri" w:eastAsia="Times New Roman" w:hAnsi="Calibri" w:cs="Calibri"/>
                </w:rPr>
                <w:t xml:space="preserve">, PA03, </w:t>
              </w:r>
              <w:r w:rsidRPr="00DC1881">
                <w:rPr>
                  <w:rFonts w:ascii="Calibri" w:eastAsia="Times New Roman" w:hAnsi="Calibri" w:cs="Calibri"/>
                  <w:b/>
                  <w:bCs/>
                </w:rPr>
                <w:t>PA06</w:t>
              </w:r>
              <w:r w:rsidRPr="00DC1881">
                <w:rPr>
                  <w:rFonts w:ascii="Calibri" w:eastAsia="Times New Roman" w:hAnsi="Calibri" w:cs="Calibri"/>
                </w:rPr>
                <w:t xml:space="preserve">, </w:t>
              </w:r>
              <w:r w:rsidRPr="00DC1881">
                <w:rPr>
                  <w:rFonts w:ascii="Calibri" w:eastAsia="Times New Roman" w:hAnsi="Calibri" w:cs="Calibri"/>
                  <w:b/>
                  <w:bCs/>
                </w:rPr>
                <w:t>PA08</w:t>
              </w:r>
              <w:r w:rsidRPr="00DC1881">
                <w:rPr>
                  <w:rFonts w:ascii="Calibri" w:eastAsia="Times New Roman" w:hAnsi="Calibri" w:cs="Calibri"/>
                </w:rPr>
                <w:t xml:space="preserve">, </w:t>
              </w:r>
              <w:r w:rsidRPr="00DC1881">
                <w:rPr>
                  <w:rFonts w:ascii="Calibri" w:eastAsia="Times New Roman" w:hAnsi="Calibri" w:cs="Calibri"/>
                  <w:b/>
                  <w:bCs/>
                </w:rPr>
                <w:t>PA09</w:t>
              </w:r>
              <w:r w:rsidRPr="00DC1881">
                <w:rPr>
                  <w:rFonts w:ascii="Calibri" w:eastAsia="Times New Roman" w:hAnsi="Calibri" w:cs="Calibri"/>
                </w:rPr>
                <w:t>, PT01, PT02</w:t>
              </w:r>
            </w:ins>
          </w:p>
        </w:tc>
        <w:tc>
          <w:tcPr>
            <w:tcW w:w="1340" w:type="dxa"/>
            <w:hideMark/>
          </w:tcPr>
          <w:p w:rsidR="00DC1881" w:rsidRPr="00DC1881" w:rsidRDefault="00DC1881" w:rsidP="00DC1881">
            <w:pPr>
              <w:jc w:val="right"/>
              <w:cnfStyle w:val="000000100000"/>
              <w:rPr>
                <w:ins w:id="473" w:author="PC12345" w:date="2011-06-18T11:19:00Z"/>
                <w:rFonts w:ascii="Calibri" w:eastAsia="Times New Roman" w:hAnsi="Calibri" w:cs="Calibri"/>
                <w:sz w:val="22"/>
                <w:szCs w:val="22"/>
              </w:rPr>
            </w:pPr>
            <w:ins w:id="474" w:author="PC12345" w:date="2011-06-18T11:19:00Z">
              <w:r w:rsidRPr="00DC1881">
                <w:rPr>
                  <w:rFonts w:ascii="Calibri" w:eastAsia="Times New Roman" w:hAnsi="Calibri" w:cs="Calibri"/>
                  <w:sz w:val="22"/>
                  <w:szCs w:val="22"/>
                </w:rPr>
                <w:t>585</w:t>
              </w:r>
            </w:ins>
          </w:p>
        </w:tc>
        <w:tc>
          <w:tcPr>
            <w:tcW w:w="1087" w:type="dxa"/>
            <w:hideMark/>
          </w:tcPr>
          <w:p w:rsidR="00DC1881" w:rsidRPr="00DC1881" w:rsidRDefault="00DC1881" w:rsidP="00DC1881">
            <w:pPr>
              <w:jc w:val="right"/>
              <w:cnfStyle w:val="000000100000"/>
              <w:rPr>
                <w:ins w:id="475" w:author="PC12345" w:date="2011-06-18T11:19:00Z"/>
                <w:rFonts w:ascii="Calibri" w:eastAsia="Times New Roman" w:hAnsi="Calibri" w:cs="Calibri"/>
              </w:rPr>
            </w:pPr>
            <w:ins w:id="476" w:author="PC12345" w:date="2011-06-18T11:19:00Z">
              <w:r w:rsidRPr="00DC1881">
                <w:rPr>
                  <w:rFonts w:ascii="Calibri" w:eastAsia="Times New Roman" w:hAnsi="Calibri" w:cs="Calibri"/>
                </w:rPr>
                <w:t>643,5</w:t>
              </w:r>
            </w:ins>
          </w:p>
        </w:tc>
        <w:tc>
          <w:tcPr>
            <w:tcW w:w="1938" w:type="dxa"/>
            <w:hideMark/>
          </w:tcPr>
          <w:p w:rsidR="00DC1881" w:rsidRPr="00DC1881" w:rsidRDefault="00DC1881" w:rsidP="00DC1881">
            <w:pPr>
              <w:cnfStyle w:val="000000100000"/>
              <w:rPr>
                <w:ins w:id="477" w:author="PC12345" w:date="2011-06-18T11:19:00Z"/>
                <w:rFonts w:ascii="Calibri" w:eastAsia="Times New Roman" w:hAnsi="Calibri" w:cs="Calibri"/>
                <w:sz w:val="22"/>
                <w:szCs w:val="22"/>
              </w:rPr>
            </w:pPr>
            <w:ins w:id="478" w:author="PC12345" w:date="2011-06-18T11:19:00Z">
              <w:r w:rsidRPr="00DC1881">
                <w:rPr>
                  <w:rFonts w:ascii="Calibri" w:eastAsia="Times New Roman" w:hAnsi="Calibri" w:cs="Calibri"/>
                  <w:sz w:val="22"/>
                  <w:szCs w:val="22"/>
                </w:rPr>
                <w:t xml:space="preserve"> $    47.700.000,00 </w:t>
              </w:r>
            </w:ins>
          </w:p>
        </w:tc>
        <w:tc>
          <w:tcPr>
            <w:tcW w:w="1804" w:type="dxa"/>
            <w:hideMark/>
          </w:tcPr>
          <w:p w:rsidR="00DC1881" w:rsidRPr="00DC1881" w:rsidRDefault="00DC1881" w:rsidP="00DC1881">
            <w:pPr>
              <w:cnfStyle w:val="000000100000"/>
              <w:rPr>
                <w:ins w:id="479" w:author="PC12345" w:date="2011-06-18T11:19:00Z"/>
                <w:rFonts w:ascii="Calibri" w:eastAsia="Times New Roman" w:hAnsi="Calibri" w:cs="Calibri"/>
                <w:sz w:val="22"/>
                <w:szCs w:val="22"/>
              </w:rPr>
            </w:pPr>
            <w:ins w:id="480" w:author="PC12345" w:date="2011-06-18T11:19:00Z">
              <w:r w:rsidRPr="00DC1881">
                <w:rPr>
                  <w:rFonts w:ascii="Calibri" w:eastAsia="Times New Roman" w:hAnsi="Calibri" w:cs="Calibri"/>
                  <w:sz w:val="22"/>
                  <w:szCs w:val="22"/>
                </w:rPr>
                <w:t xml:space="preserve"> $       52.470.000,00 </w:t>
              </w:r>
            </w:ins>
          </w:p>
        </w:tc>
      </w:tr>
      <w:tr w:rsidR="00DC1881" w:rsidRPr="00DC1881" w:rsidTr="00DC1881">
        <w:trPr>
          <w:trHeight w:val="615"/>
          <w:ins w:id="481" w:author="PC12345" w:date="2011-06-18T11:19:00Z"/>
        </w:trPr>
        <w:tc>
          <w:tcPr>
            <w:cnfStyle w:val="001000000000"/>
            <w:tcW w:w="1346" w:type="dxa"/>
            <w:hideMark/>
          </w:tcPr>
          <w:p w:rsidR="00DC1881" w:rsidRPr="00DC1881" w:rsidRDefault="00DC1881" w:rsidP="00DC1881">
            <w:pPr>
              <w:rPr>
                <w:ins w:id="482" w:author="PC12345" w:date="2011-06-18T11:19:00Z"/>
                <w:rFonts w:ascii="Calibri" w:eastAsia="Times New Roman" w:hAnsi="Calibri" w:cs="Calibri"/>
              </w:rPr>
            </w:pPr>
            <w:ins w:id="483" w:author="PC12345" w:date="2011-06-18T11:19:00Z">
              <w:r w:rsidRPr="00DC1881">
                <w:rPr>
                  <w:rFonts w:ascii="Calibri" w:eastAsia="Times New Roman" w:hAnsi="Calibri" w:cs="Calibri"/>
                </w:rPr>
                <w:t>PC04</w:t>
              </w:r>
            </w:ins>
          </w:p>
        </w:tc>
        <w:tc>
          <w:tcPr>
            <w:tcW w:w="1427" w:type="dxa"/>
            <w:hideMark/>
          </w:tcPr>
          <w:p w:rsidR="00DC1881" w:rsidRPr="00DC1881" w:rsidRDefault="00DC1881" w:rsidP="00DC1881">
            <w:pPr>
              <w:cnfStyle w:val="000000000000"/>
              <w:rPr>
                <w:ins w:id="484" w:author="PC12345" w:date="2011-06-18T11:19:00Z"/>
                <w:rFonts w:ascii="Calibri" w:eastAsia="Times New Roman" w:hAnsi="Calibri" w:cs="Calibri"/>
                <w:sz w:val="22"/>
                <w:szCs w:val="22"/>
              </w:rPr>
            </w:pPr>
            <w:ins w:id="485" w:author="PC12345" w:date="2011-06-18T11:19:00Z">
              <w:r w:rsidRPr="00DC1881">
                <w:rPr>
                  <w:rFonts w:ascii="Calibri" w:eastAsia="Times New Roman" w:hAnsi="Calibri" w:cs="Calibri"/>
                  <w:sz w:val="22"/>
                  <w:szCs w:val="22"/>
                </w:rPr>
                <w:t>Registro de Entidades</w:t>
              </w:r>
            </w:ins>
          </w:p>
        </w:tc>
        <w:tc>
          <w:tcPr>
            <w:tcW w:w="2138" w:type="dxa"/>
            <w:hideMark/>
          </w:tcPr>
          <w:p w:rsidR="00DC1881" w:rsidRPr="00DC1881" w:rsidRDefault="00DC1881" w:rsidP="00DC1881">
            <w:pPr>
              <w:cnfStyle w:val="000000000000"/>
              <w:rPr>
                <w:ins w:id="486" w:author="PC12345" w:date="2011-06-18T11:19:00Z"/>
                <w:rFonts w:ascii="Calibri" w:eastAsia="Times New Roman" w:hAnsi="Calibri" w:cs="Calibri"/>
              </w:rPr>
            </w:pPr>
            <w:ins w:id="487" w:author="PC12345" w:date="2011-06-18T11:19:00Z">
              <w:r w:rsidRPr="00DC1881">
                <w:rPr>
                  <w:rFonts w:ascii="Calibri" w:eastAsia="Times New Roman" w:hAnsi="Calibri" w:cs="Calibri"/>
                  <w:b/>
                  <w:bCs/>
                </w:rPr>
                <w:t>PN01</w:t>
              </w:r>
              <w:r w:rsidRPr="00DC1881">
                <w:rPr>
                  <w:rFonts w:ascii="Calibri" w:eastAsia="Times New Roman" w:hAnsi="Calibri" w:cs="Calibri"/>
                </w:rPr>
                <w:t xml:space="preserve">, </w:t>
              </w:r>
              <w:r w:rsidRPr="00DC1881">
                <w:rPr>
                  <w:rFonts w:ascii="Calibri" w:eastAsia="Times New Roman" w:hAnsi="Calibri" w:cs="Calibri"/>
                  <w:b/>
                  <w:bCs/>
                </w:rPr>
                <w:t>PN03</w:t>
              </w:r>
              <w:r w:rsidRPr="00DC1881">
                <w:rPr>
                  <w:rFonts w:ascii="Calibri" w:eastAsia="Times New Roman" w:hAnsi="Calibri" w:cs="Calibri"/>
                </w:rPr>
                <w:t xml:space="preserve">, </w:t>
              </w:r>
              <w:r w:rsidRPr="00DC1881">
                <w:rPr>
                  <w:rFonts w:ascii="Calibri" w:eastAsia="Times New Roman" w:hAnsi="Calibri" w:cs="Calibri"/>
                  <w:b/>
                  <w:bCs/>
                </w:rPr>
                <w:t>PN06</w:t>
              </w:r>
              <w:r w:rsidRPr="00DC1881">
                <w:rPr>
                  <w:rFonts w:ascii="Calibri" w:eastAsia="Times New Roman" w:hAnsi="Calibri" w:cs="Calibri"/>
                </w:rPr>
                <w:t>, PN08,PD01, PD03, PD06,PA01, PA07, PA04,PT01, PT02</w:t>
              </w:r>
            </w:ins>
          </w:p>
        </w:tc>
        <w:tc>
          <w:tcPr>
            <w:tcW w:w="1340" w:type="dxa"/>
            <w:hideMark/>
          </w:tcPr>
          <w:p w:rsidR="00DC1881" w:rsidRPr="00DC1881" w:rsidRDefault="00DC1881" w:rsidP="00DC1881">
            <w:pPr>
              <w:jc w:val="right"/>
              <w:cnfStyle w:val="000000000000"/>
              <w:rPr>
                <w:ins w:id="488" w:author="PC12345" w:date="2011-06-18T11:19:00Z"/>
                <w:rFonts w:ascii="Calibri" w:eastAsia="Times New Roman" w:hAnsi="Calibri" w:cs="Calibri"/>
                <w:sz w:val="22"/>
                <w:szCs w:val="22"/>
              </w:rPr>
            </w:pPr>
            <w:ins w:id="489" w:author="PC12345" w:date="2011-06-18T11:19:00Z">
              <w:r w:rsidRPr="00DC1881">
                <w:rPr>
                  <w:rFonts w:ascii="Calibri" w:eastAsia="Times New Roman" w:hAnsi="Calibri" w:cs="Calibri"/>
                  <w:sz w:val="22"/>
                  <w:szCs w:val="22"/>
                </w:rPr>
                <w:t>270</w:t>
              </w:r>
            </w:ins>
          </w:p>
        </w:tc>
        <w:tc>
          <w:tcPr>
            <w:tcW w:w="1087" w:type="dxa"/>
            <w:hideMark/>
          </w:tcPr>
          <w:p w:rsidR="00DC1881" w:rsidRPr="00DC1881" w:rsidRDefault="00DC1881" w:rsidP="00DC1881">
            <w:pPr>
              <w:jc w:val="right"/>
              <w:cnfStyle w:val="000000000000"/>
              <w:rPr>
                <w:ins w:id="490" w:author="PC12345" w:date="2011-06-18T11:19:00Z"/>
                <w:rFonts w:ascii="Calibri" w:eastAsia="Times New Roman" w:hAnsi="Calibri" w:cs="Calibri"/>
              </w:rPr>
            </w:pPr>
            <w:ins w:id="491" w:author="PC12345" w:date="2011-06-18T11:19:00Z">
              <w:r w:rsidRPr="00DC1881">
                <w:rPr>
                  <w:rFonts w:ascii="Calibri" w:eastAsia="Times New Roman" w:hAnsi="Calibri" w:cs="Calibri"/>
                </w:rPr>
                <w:t>297</w:t>
              </w:r>
            </w:ins>
          </w:p>
        </w:tc>
        <w:tc>
          <w:tcPr>
            <w:tcW w:w="1938" w:type="dxa"/>
            <w:hideMark/>
          </w:tcPr>
          <w:p w:rsidR="00DC1881" w:rsidRPr="00DC1881" w:rsidRDefault="00DC1881" w:rsidP="00DC1881">
            <w:pPr>
              <w:cnfStyle w:val="000000000000"/>
              <w:rPr>
                <w:ins w:id="492" w:author="PC12345" w:date="2011-06-18T11:19:00Z"/>
                <w:rFonts w:ascii="Calibri" w:eastAsia="Times New Roman" w:hAnsi="Calibri" w:cs="Calibri"/>
                <w:sz w:val="22"/>
                <w:szCs w:val="22"/>
              </w:rPr>
            </w:pPr>
            <w:ins w:id="493" w:author="PC12345" w:date="2011-06-18T11:19:00Z">
              <w:r w:rsidRPr="00DC1881">
                <w:rPr>
                  <w:rFonts w:ascii="Calibri" w:eastAsia="Times New Roman" w:hAnsi="Calibri" w:cs="Calibri"/>
                  <w:sz w:val="22"/>
                  <w:szCs w:val="22"/>
                </w:rPr>
                <w:t xml:space="preserve"> $    32.400.000,00 </w:t>
              </w:r>
            </w:ins>
          </w:p>
        </w:tc>
        <w:tc>
          <w:tcPr>
            <w:tcW w:w="1804" w:type="dxa"/>
            <w:hideMark/>
          </w:tcPr>
          <w:p w:rsidR="00DC1881" w:rsidRPr="00DC1881" w:rsidRDefault="00DC1881" w:rsidP="00DC1881">
            <w:pPr>
              <w:cnfStyle w:val="000000000000"/>
              <w:rPr>
                <w:ins w:id="494" w:author="PC12345" w:date="2011-06-18T11:19:00Z"/>
                <w:rFonts w:ascii="Calibri" w:eastAsia="Times New Roman" w:hAnsi="Calibri" w:cs="Calibri"/>
                <w:sz w:val="22"/>
                <w:szCs w:val="22"/>
              </w:rPr>
            </w:pPr>
            <w:ins w:id="495" w:author="PC12345" w:date="2011-06-18T11:19:00Z">
              <w:r w:rsidRPr="00DC1881">
                <w:rPr>
                  <w:rFonts w:ascii="Calibri" w:eastAsia="Times New Roman" w:hAnsi="Calibri" w:cs="Calibri"/>
                  <w:sz w:val="22"/>
                  <w:szCs w:val="22"/>
                </w:rPr>
                <w:t xml:space="preserve"> $       35.640.000,00 </w:t>
              </w:r>
            </w:ins>
          </w:p>
        </w:tc>
      </w:tr>
      <w:tr w:rsidR="00DC1881" w:rsidRPr="00DC1881" w:rsidTr="00DC1881">
        <w:trPr>
          <w:cnfStyle w:val="000000100000"/>
          <w:trHeight w:val="540"/>
          <w:ins w:id="496" w:author="PC12345" w:date="2011-06-18T11:19:00Z"/>
        </w:trPr>
        <w:tc>
          <w:tcPr>
            <w:cnfStyle w:val="001000000000"/>
            <w:tcW w:w="1346" w:type="dxa"/>
            <w:hideMark/>
          </w:tcPr>
          <w:p w:rsidR="00DC1881" w:rsidRPr="00DC1881" w:rsidRDefault="00DC1881" w:rsidP="00DC1881">
            <w:pPr>
              <w:rPr>
                <w:ins w:id="497" w:author="PC12345" w:date="2011-06-18T11:19:00Z"/>
                <w:rFonts w:ascii="Calibri" w:eastAsia="Times New Roman" w:hAnsi="Calibri" w:cs="Calibri"/>
              </w:rPr>
            </w:pPr>
            <w:ins w:id="498" w:author="PC12345" w:date="2011-06-18T11:19:00Z">
              <w:r w:rsidRPr="00DC1881">
                <w:rPr>
                  <w:rFonts w:ascii="Calibri" w:eastAsia="Times New Roman" w:hAnsi="Calibri" w:cs="Calibri"/>
                </w:rPr>
                <w:t>PC05</w:t>
              </w:r>
            </w:ins>
          </w:p>
        </w:tc>
        <w:tc>
          <w:tcPr>
            <w:tcW w:w="1427" w:type="dxa"/>
            <w:hideMark/>
          </w:tcPr>
          <w:p w:rsidR="00DC1881" w:rsidRPr="00DC1881" w:rsidRDefault="00DC1881" w:rsidP="00DC1881">
            <w:pPr>
              <w:cnfStyle w:val="000000100000"/>
              <w:rPr>
                <w:ins w:id="499" w:author="PC12345" w:date="2011-06-18T11:19:00Z"/>
                <w:rFonts w:ascii="Calibri" w:eastAsia="Times New Roman" w:hAnsi="Calibri" w:cs="Calibri"/>
                <w:sz w:val="22"/>
                <w:szCs w:val="22"/>
              </w:rPr>
            </w:pPr>
            <w:ins w:id="500" w:author="PC12345" w:date="2011-06-18T11:19:00Z">
              <w:r w:rsidRPr="00DC1881">
                <w:rPr>
                  <w:rFonts w:ascii="Calibri" w:eastAsia="Times New Roman" w:hAnsi="Calibri" w:cs="Calibri"/>
                  <w:sz w:val="22"/>
                  <w:szCs w:val="22"/>
                </w:rPr>
                <w:t>PQRS</w:t>
              </w:r>
            </w:ins>
          </w:p>
        </w:tc>
        <w:tc>
          <w:tcPr>
            <w:tcW w:w="2138" w:type="dxa"/>
            <w:hideMark/>
          </w:tcPr>
          <w:p w:rsidR="00DC1881" w:rsidRPr="00DC1881" w:rsidRDefault="00DC1881" w:rsidP="00DC1881">
            <w:pPr>
              <w:cnfStyle w:val="000000100000"/>
              <w:rPr>
                <w:ins w:id="501" w:author="PC12345" w:date="2011-06-18T11:19:00Z"/>
                <w:rFonts w:ascii="Calibri" w:eastAsia="Times New Roman" w:hAnsi="Calibri" w:cs="Calibri"/>
              </w:rPr>
            </w:pPr>
            <w:ins w:id="502" w:author="PC12345" w:date="2011-06-18T11:19:00Z">
              <w:r w:rsidRPr="00DC1881">
                <w:rPr>
                  <w:rFonts w:ascii="Calibri" w:eastAsia="Times New Roman" w:hAnsi="Calibri" w:cs="Calibri"/>
                </w:rPr>
                <w:t xml:space="preserve">PN08, </w:t>
              </w:r>
              <w:r w:rsidRPr="00DC1881">
                <w:rPr>
                  <w:rFonts w:ascii="Calibri" w:eastAsia="Times New Roman" w:hAnsi="Calibri" w:cs="Calibri"/>
                  <w:b/>
                  <w:bCs/>
                </w:rPr>
                <w:t>PN09</w:t>
              </w:r>
              <w:r w:rsidRPr="00DC1881">
                <w:rPr>
                  <w:rFonts w:ascii="Calibri" w:eastAsia="Times New Roman" w:hAnsi="Calibri" w:cs="Calibri"/>
                </w:rPr>
                <w:t>,</w:t>
              </w:r>
              <w:r w:rsidRPr="00DC1881">
                <w:rPr>
                  <w:rFonts w:ascii="Calibri" w:eastAsia="Times New Roman" w:hAnsi="Calibri" w:cs="Calibri"/>
                  <w:b/>
                  <w:bCs/>
                </w:rPr>
                <w:t>PD05</w:t>
              </w:r>
              <w:r w:rsidRPr="00DC1881">
                <w:rPr>
                  <w:rFonts w:ascii="Calibri" w:eastAsia="Times New Roman" w:hAnsi="Calibri" w:cs="Calibri"/>
                </w:rPr>
                <w:t>, PD06,</w:t>
              </w:r>
              <w:r w:rsidRPr="00DC1881">
                <w:rPr>
                  <w:rFonts w:ascii="Calibri" w:eastAsia="Times New Roman" w:hAnsi="Calibri" w:cs="Calibri"/>
                  <w:b/>
                  <w:bCs/>
                </w:rPr>
                <w:t>PA05</w:t>
              </w:r>
              <w:r w:rsidRPr="00DC1881">
                <w:rPr>
                  <w:rFonts w:ascii="Calibri" w:eastAsia="Times New Roman" w:hAnsi="Calibri" w:cs="Calibri"/>
                </w:rPr>
                <w:t>,PT01, PT02</w:t>
              </w:r>
            </w:ins>
          </w:p>
        </w:tc>
        <w:tc>
          <w:tcPr>
            <w:tcW w:w="1340" w:type="dxa"/>
            <w:hideMark/>
          </w:tcPr>
          <w:p w:rsidR="00DC1881" w:rsidRPr="00DC1881" w:rsidRDefault="00DC1881" w:rsidP="00DC1881">
            <w:pPr>
              <w:jc w:val="right"/>
              <w:cnfStyle w:val="000000100000"/>
              <w:rPr>
                <w:ins w:id="503" w:author="PC12345" w:date="2011-06-18T11:19:00Z"/>
                <w:rFonts w:ascii="Calibri" w:eastAsia="Times New Roman" w:hAnsi="Calibri" w:cs="Calibri"/>
                <w:sz w:val="22"/>
                <w:szCs w:val="22"/>
              </w:rPr>
            </w:pPr>
            <w:ins w:id="504" w:author="PC12345" w:date="2011-06-18T11:19:00Z">
              <w:r w:rsidRPr="00DC1881">
                <w:rPr>
                  <w:rFonts w:ascii="Calibri" w:eastAsia="Times New Roman" w:hAnsi="Calibri" w:cs="Calibri"/>
                  <w:sz w:val="22"/>
                  <w:szCs w:val="22"/>
                </w:rPr>
                <w:t>1080</w:t>
              </w:r>
            </w:ins>
          </w:p>
        </w:tc>
        <w:tc>
          <w:tcPr>
            <w:tcW w:w="1087" w:type="dxa"/>
            <w:hideMark/>
          </w:tcPr>
          <w:p w:rsidR="00DC1881" w:rsidRPr="00DC1881" w:rsidRDefault="00DC1881" w:rsidP="00DC1881">
            <w:pPr>
              <w:jc w:val="right"/>
              <w:cnfStyle w:val="000000100000"/>
              <w:rPr>
                <w:ins w:id="505" w:author="PC12345" w:date="2011-06-18T11:19:00Z"/>
                <w:rFonts w:ascii="Calibri" w:eastAsia="Times New Roman" w:hAnsi="Calibri" w:cs="Calibri"/>
              </w:rPr>
            </w:pPr>
            <w:ins w:id="506" w:author="PC12345" w:date="2011-06-18T11:19:00Z">
              <w:r w:rsidRPr="00DC1881">
                <w:rPr>
                  <w:rFonts w:ascii="Calibri" w:eastAsia="Times New Roman" w:hAnsi="Calibri" w:cs="Calibri"/>
                </w:rPr>
                <w:t>1188</w:t>
              </w:r>
            </w:ins>
          </w:p>
        </w:tc>
        <w:tc>
          <w:tcPr>
            <w:tcW w:w="1938" w:type="dxa"/>
            <w:hideMark/>
          </w:tcPr>
          <w:p w:rsidR="00DC1881" w:rsidRPr="00DC1881" w:rsidRDefault="00DC1881" w:rsidP="00DC1881">
            <w:pPr>
              <w:cnfStyle w:val="000000100000"/>
              <w:rPr>
                <w:ins w:id="507" w:author="PC12345" w:date="2011-06-18T11:19:00Z"/>
                <w:rFonts w:ascii="Calibri" w:eastAsia="Times New Roman" w:hAnsi="Calibri" w:cs="Calibri"/>
                <w:sz w:val="22"/>
                <w:szCs w:val="22"/>
              </w:rPr>
            </w:pPr>
            <w:ins w:id="508" w:author="PC12345" w:date="2011-06-18T11:19:00Z">
              <w:r w:rsidRPr="00DC1881">
                <w:rPr>
                  <w:rFonts w:ascii="Calibri" w:eastAsia="Times New Roman" w:hAnsi="Calibri" w:cs="Calibri"/>
                  <w:sz w:val="22"/>
                  <w:szCs w:val="22"/>
                </w:rPr>
                <w:t xml:space="preserve"> $  118.800.000,00 </w:t>
              </w:r>
            </w:ins>
          </w:p>
        </w:tc>
        <w:tc>
          <w:tcPr>
            <w:tcW w:w="1804" w:type="dxa"/>
            <w:hideMark/>
          </w:tcPr>
          <w:p w:rsidR="00DC1881" w:rsidRPr="00DC1881" w:rsidRDefault="00DC1881" w:rsidP="00DC1881">
            <w:pPr>
              <w:cnfStyle w:val="000000100000"/>
              <w:rPr>
                <w:ins w:id="509" w:author="PC12345" w:date="2011-06-18T11:19:00Z"/>
                <w:rFonts w:ascii="Calibri" w:eastAsia="Times New Roman" w:hAnsi="Calibri" w:cs="Calibri"/>
                <w:sz w:val="22"/>
                <w:szCs w:val="22"/>
              </w:rPr>
            </w:pPr>
            <w:ins w:id="510" w:author="PC12345" w:date="2011-06-18T11:19:00Z">
              <w:r w:rsidRPr="00DC1881">
                <w:rPr>
                  <w:rFonts w:ascii="Calibri" w:eastAsia="Times New Roman" w:hAnsi="Calibri" w:cs="Calibri"/>
                  <w:sz w:val="22"/>
                  <w:szCs w:val="22"/>
                </w:rPr>
                <w:t xml:space="preserve"> $    130.680.000,00 </w:t>
              </w:r>
            </w:ins>
          </w:p>
        </w:tc>
      </w:tr>
      <w:tr w:rsidR="00DC1881" w:rsidRPr="00DC1881" w:rsidTr="00DC1881">
        <w:trPr>
          <w:trHeight w:val="540"/>
          <w:ins w:id="511" w:author="PC12345" w:date="2011-06-18T11:19:00Z"/>
        </w:trPr>
        <w:tc>
          <w:tcPr>
            <w:cnfStyle w:val="001000000000"/>
            <w:tcW w:w="1346" w:type="dxa"/>
            <w:hideMark/>
          </w:tcPr>
          <w:p w:rsidR="00DC1881" w:rsidRPr="00DC1881" w:rsidRDefault="00DC1881" w:rsidP="00DC1881">
            <w:pPr>
              <w:rPr>
                <w:ins w:id="512" w:author="PC12345" w:date="2011-06-18T11:19:00Z"/>
                <w:rFonts w:ascii="Calibri" w:eastAsia="Times New Roman" w:hAnsi="Calibri" w:cs="Calibri"/>
              </w:rPr>
            </w:pPr>
            <w:ins w:id="513" w:author="PC12345" w:date="2011-06-18T11:19:00Z">
              <w:r w:rsidRPr="00DC1881">
                <w:rPr>
                  <w:rFonts w:ascii="Calibri" w:eastAsia="Times New Roman" w:hAnsi="Calibri" w:cs="Calibri"/>
                </w:rPr>
                <w:t>PC06</w:t>
              </w:r>
            </w:ins>
          </w:p>
        </w:tc>
        <w:tc>
          <w:tcPr>
            <w:tcW w:w="1427" w:type="dxa"/>
            <w:hideMark/>
          </w:tcPr>
          <w:p w:rsidR="00DC1881" w:rsidRPr="00DC1881" w:rsidRDefault="00DC1881" w:rsidP="00DC1881">
            <w:pPr>
              <w:cnfStyle w:val="000000000000"/>
              <w:rPr>
                <w:ins w:id="514" w:author="PC12345" w:date="2011-06-18T11:19:00Z"/>
                <w:rFonts w:ascii="Calibri" w:eastAsia="Times New Roman" w:hAnsi="Calibri" w:cs="Calibri"/>
                <w:sz w:val="22"/>
                <w:szCs w:val="22"/>
              </w:rPr>
            </w:pPr>
            <w:ins w:id="515" w:author="PC12345" w:date="2011-06-18T11:19:00Z">
              <w:r w:rsidRPr="00DC1881">
                <w:rPr>
                  <w:rFonts w:ascii="Calibri" w:eastAsia="Times New Roman" w:hAnsi="Calibri" w:cs="Calibri"/>
                  <w:sz w:val="22"/>
                  <w:szCs w:val="22"/>
                </w:rPr>
                <w:t>Calificaciones</w:t>
              </w:r>
            </w:ins>
          </w:p>
        </w:tc>
        <w:tc>
          <w:tcPr>
            <w:tcW w:w="2138" w:type="dxa"/>
            <w:hideMark/>
          </w:tcPr>
          <w:p w:rsidR="00DC1881" w:rsidRPr="00DC1881" w:rsidRDefault="00DC1881" w:rsidP="00DC1881">
            <w:pPr>
              <w:cnfStyle w:val="000000000000"/>
              <w:rPr>
                <w:ins w:id="516" w:author="PC12345" w:date="2011-06-18T11:19:00Z"/>
                <w:rFonts w:ascii="Calibri" w:eastAsia="Times New Roman" w:hAnsi="Calibri" w:cs="Calibri"/>
              </w:rPr>
            </w:pPr>
            <w:ins w:id="517" w:author="PC12345" w:date="2011-06-18T11:19:00Z">
              <w:r w:rsidRPr="00DC1881">
                <w:rPr>
                  <w:rFonts w:ascii="Calibri" w:eastAsia="Times New Roman" w:hAnsi="Calibri" w:cs="Calibri"/>
                  <w:b/>
                  <w:bCs/>
                </w:rPr>
                <w:t>PN07</w:t>
              </w:r>
              <w:r w:rsidRPr="00DC1881">
                <w:rPr>
                  <w:rFonts w:ascii="Calibri" w:eastAsia="Times New Roman" w:hAnsi="Calibri" w:cs="Calibri"/>
                </w:rPr>
                <w:t>, PN08,PD05, PD06,PA05,PT01, PT02</w:t>
              </w:r>
            </w:ins>
          </w:p>
        </w:tc>
        <w:tc>
          <w:tcPr>
            <w:tcW w:w="1340" w:type="dxa"/>
            <w:hideMark/>
          </w:tcPr>
          <w:p w:rsidR="00DC1881" w:rsidRPr="00DC1881" w:rsidRDefault="00DC1881" w:rsidP="00DC1881">
            <w:pPr>
              <w:jc w:val="right"/>
              <w:cnfStyle w:val="000000000000"/>
              <w:rPr>
                <w:ins w:id="518" w:author="PC12345" w:date="2011-06-18T11:19:00Z"/>
                <w:rFonts w:ascii="Calibri" w:eastAsia="Times New Roman" w:hAnsi="Calibri" w:cs="Calibri"/>
                <w:sz w:val="22"/>
                <w:szCs w:val="22"/>
              </w:rPr>
            </w:pPr>
            <w:ins w:id="519" w:author="PC12345" w:date="2011-06-18T11:19:00Z">
              <w:r w:rsidRPr="00DC1881">
                <w:rPr>
                  <w:rFonts w:ascii="Calibri" w:eastAsia="Times New Roman" w:hAnsi="Calibri" w:cs="Calibri"/>
                  <w:sz w:val="22"/>
                  <w:szCs w:val="22"/>
                </w:rPr>
                <w:t>210</w:t>
              </w:r>
            </w:ins>
          </w:p>
        </w:tc>
        <w:tc>
          <w:tcPr>
            <w:tcW w:w="1087" w:type="dxa"/>
            <w:hideMark/>
          </w:tcPr>
          <w:p w:rsidR="00DC1881" w:rsidRPr="00DC1881" w:rsidRDefault="00DC1881" w:rsidP="00DC1881">
            <w:pPr>
              <w:jc w:val="right"/>
              <w:cnfStyle w:val="000000000000"/>
              <w:rPr>
                <w:ins w:id="520" w:author="PC12345" w:date="2011-06-18T11:19:00Z"/>
                <w:rFonts w:ascii="Calibri" w:eastAsia="Times New Roman" w:hAnsi="Calibri" w:cs="Calibri"/>
              </w:rPr>
            </w:pPr>
            <w:ins w:id="521" w:author="PC12345" w:date="2011-06-18T11:19:00Z">
              <w:r w:rsidRPr="00DC1881">
                <w:rPr>
                  <w:rFonts w:ascii="Calibri" w:eastAsia="Times New Roman" w:hAnsi="Calibri" w:cs="Calibri"/>
                </w:rPr>
                <w:t>231</w:t>
              </w:r>
            </w:ins>
          </w:p>
        </w:tc>
        <w:tc>
          <w:tcPr>
            <w:tcW w:w="1938" w:type="dxa"/>
            <w:hideMark/>
          </w:tcPr>
          <w:p w:rsidR="00DC1881" w:rsidRPr="00DC1881" w:rsidRDefault="00DC1881" w:rsidP="00DC1881">
            <w:pPr>
              <w:cnfStyle w:val="000000000000"/>
              <w:rPr>
                <w:ins w:id="522" w:author="PC12345" w:date="2011-06-18T11:19:00Z"/>
                <w:rFonts w:ascii="Calibri" w:eastAsia="Times New Roman" w:hAnsi="Calibri" w:cs="Calibri"/>
                <w:sz w:val="22"/>
                <w:szCs w:val="22"/>
              </w:rPr>
            </w:pPr>
            <w:ins w:id="523" w:author="PC12345" w:date="2011-06-18T11:19:00Z">
              <w:r w:rsidRPr="00DC1881">
                <w:rPr>
                  <w:rFonts w:ascii="Calibri" w:eastAsia="Times New Roman" w:hAnsi="Calibri" w:cs="Calibri"/>
                  <w:sz w:val="22"/>
                  <w:szCs w:val="22"/>
                </w:rPr>
                <w:t xml:space="preserve"> $    25.200.000,00 </w:t>
              </w:r>
            </w:ins>
          </w:p>
        </w:tc>
        <w:tc>
          <w:tcPr>
            <w:tcW w:w="1804" w:type="dxa"/>
            <w:hideMark/>
          </w:tcPr>
          <w:p w:rsidR="00DC1881" w:rsidRPr="00DC1881" w:rsidRDefault="00DC1881" w:rsidP="00DC1881">
            <w:pPr>
              <w:cnfStyle w:val="000000000000"/>
              <w:rPr>
                <w:ins w:id="524" w:author="PC12345" w:date="2011-06-18T11:19:00Z"/>
                <w:rFonts w:ascii="Calibri" w:eastAsia="Times New Roman" w:hAnsi="Calibri" w:cs="Calibri"/>
                <w:sz w:val="22"/>
                <w:szCs w:val="22"/>
              </w:rPr>
            </w:pPr>
            <w:ins w:id="525" w:author="PC12345" w:date="2011-06-18T11:19:00Z">
              <w:r w:rsidRPr="00DC1881">
                <w:rPr>
                  <w:rFonts w:ascii="Calibri" w:eastAsia="Times New Roman" w:hAnsi="Calibri" w:cs="Calibri"/>
                  <w:sz w:val="22"/>
                  <w:szCs w:val="22"/>
                </w:rPr>
                <w:t xml:space="preserve"> $       27.720.000,00 </w:t>
              </w:r>
            </w:ins>
          </w:p>
        </w:tc>
      </w:tr>
      <w:tr w:rsidR="00DC1881" w:rsidRPr="00DC1881" w:rsidTr="00DC1881">
        <w:trPr>
          <w:cnfStyle w:val="000000100000"/>
          <w:trHeight w:val="315"/>
          <w:ins w:id="526" w:author="PC12345" w:date="2011-06-18T11:19:00Z"/>
        </w:trPr>
        <w:tc>
          <w:tcPr>
            <w:cnfStyle w:val="001000000000"/>
            <w:tcW w:w="1346" w:type="dxa"/>
            <w:hideMark/>
          </w:tcPr>
          <w:p w:rsidR="00DC1881" w:rsidRPr="00DC1881" w:rsidRDefault="00DC1881" w:rsidP="00DC1881">
            <w:pPr>
              <w:rPr>
                <w:ins w:id="527" w:author="PC12345" w:date="2011-06-18T11:19:00Z"/>
                <w:rFonts w:ascii="Calibri" w:eastAsia="Times New Roman" w:hAnsi="Calibri" w:cs="Calibri"/>
              </w:rPr>
            </w:pPr>
            <w:ins w:id="528" w:author="PC12345" w:date="2011-06-18T11:19:00Z">
              <w:r w:rsidRPr="00DC1881">
                <w:rPr>
                  <w:rFonts w:ascii="Calibri" w:eastAsia="Times New Roman" w:hAnsi="Calibri" w:cs="Calibri"/>
                </w:rPr>
                <w:t> </w:t>
              </w:r>
            </w:ins>
          </w:p>
        </w:tc>
        <w:tc>
          <w:tcPr>
            <w:tcW w:w="1427" w:type="dxa"/>
            <w:hideMark/>
          </w:tcPr>
          <w:p w:rsidR="00DC1881" w:rsidRPr="00DC1881" w:rsidRDefault="00DC1881" w:rsidP="00DC1881">
            <w:pPr>
              <w:cnfStyle w:val="000000100000"/>
              <w:rPr>
                <w:ins w:id="529" w:author="PC12345" w:date="2011-06-18T11:19:00Z"/>
                <w:rFonts w:ascii="Calibri" w:eastAsia="Times New Roman" w:hAnsi="Calibri" w:cs="Calibri"/>
              </w:rPr>
            </w:pPr>
            <w:ins w:id="530" w:author="PC12345" w:date="2011-06-18T11:19:00Z">
              <w:r w:rsidRPr="00DC1881">
                <w:rPr>
                  <w:rFonts w:ascii="Calibri" w:eastAsia="Times New Roman" w:hAnsi="Calibri" w:cs="Calibri"/>
                </w:rPr>
                <w:t> </w:t>
              </w:r>
            </w:ins>
          </w:p>
        </w:tc>
        <w:tc>
          <w:tcPr>
            <w:tcW w:w="2138" w:type="dxa"/>
            <w:hideMark/>
          </w:tcPr>
          <w:p w:rsidR="00DC1881" w:rsidRPr="00DC1881" w:rsidRDefault="00DC1881" w:rsidP="00DC1881">
            <w:pPr>
              <w:cnfStyle w:val="000000100000"/>
              <w:rPr>
                <w:ins w:id="531" w:author="PC12345" w:date="2011-06-18T11:19:00Z"/>
                <w:rFonts w:ascii="Calibri" w:eastAsia="Times New Roman" w:hAnsi="Calibri" w:cs="Calibri"/>
                <w:b/>
                <w:bCs/>
                <w:sz w:val="22"/>
                <w:szCs w:val="22"/>
              </w:rPr>
            </w:pPr>
            <w:ins w:id="532" w:author="PC12345" w:date="2011-06-18T11:19:00Z">
              <w:r w:rsidRPr="00DC1881">
                <w:rPr>
                  <w:rFonts w:ascii="Calibri" w:eastAsia="Times New Roman" w:hAnsi="Calibri" w:cs="Calibri"/>
                  <w:b/>
                  <w:bCs/>
                  <w:sz w:val="22"/>
                  <w:szCs w:val="22"/>
                </w:rPr>
                <w:t>TOTAL</w:t>
              </w:r>
            </w:ins>
          </w:p>
        </w:tc>
        <w:tc>
          <w:tcPr>
            <w:tcW w:w="1340" w:type="dxa"/>
            <w:hideMark/>
          </w:tcPr>
          <w:p w:rsidR="00DC1881" w:rsidRPr="00DC1881" w:rsidRDefault="00DC1881" w:rsidP="00DC1881">
            <w:pPr>
              <w:jc w:val="right"/>
              <w:cnfStyle w:val="000000100000"/>
              <w:rPr>
                <w:ins w:id="533" w:author="PC12345" w:date="2011-06-18T11:19:00Z"/>
                <w:rFonts w:ascii="Calibri" w:eastAsia="Times New Roman" w:hAnsi="Calibri" w:cs="Calibri"/>
                <w:b/>
                <w:bCs/>
                <w:sz w:val="22"/>
                <w:szCs w:val="22"/>
              </w:rPr>
            </w:pPr>
            <w:ins w:id="534" w:author="PC12345" w:date="2011-06-18T11:19:00Z">
              <w:r w:rsidRPr="00DC1881">
                <w:rPr>
                  <w:rFonts w:ascii="Calibri" w:eastAsia="Times New Roman" w:hAnsi="Calibri" w:cs="Calibri"/>
                  <w:b/>
                  <w:bCs/>
                  <w:sz w:val="22"/>
                  <w:szCs w:val="22"/>
                </w:rPr>
                <w:t>3412</w:t>
              </w:r>
            </w:ins>
          </w:p>
        </w:tc>
        <w:tc>
          <w:tcPr>
            <w:tcW w:w="1087" w:type="dxa"/>
            <w:hideMark/>
          </w:tcPr>
          <w:p w:rsidR="00DC1881" w:rsidRPr="00DC1881" w:rsidRDefault="00DC1881" w:rsidP="00DC1881">
            <w:pPr>
              <w:jc w:val="right"/>
              <w:cnfStyle w:val="000000100000"/>
              <w:rPr>
                <w:ins w:id="535" w:author="PC12345" w:date="2011-06-18T11:19:00Z"/>
                <w:rFonts w:ascii="Calibri" w:eastAsia="Times New Roman" w:hAnsi="Calibri" w:cs="Calibri"/>
                <w:b/>
                <w:rPrChange w:id="536" w:author="PC12345" w:date="2011-06-18T11:20:00Z">
                  <w:rPr>
                    <w:ins w:id="537" w:author="PC12345" w:date="2011-06-18T11:19:00Z"/>
                    <w:rFonts w:ascii="Calibri" w:eastAsia="Times New Roman" w:hAnsi="Calibri" w:cs="Calibri"/>
                  </w:rPr>
                </w:rPrChange>
              </w:rPr>
            </w:pPr>
            <w:ins w:id="538" w:author="PC12345" w:date="2011-06-18T11:19:00Z">
              <w:r w:rsidRPr="00DC1881">
                <w:rPr>
                  <w:rFonts w:ascii="Calibri" w:eastAsia="Times New Roman" w:hAnsi="Calibri" w:cs="Calibri"/>
                  <w:b/>
                  <w:rPrChange w:id="539" w:author="PC12345" w:date="2011-06-18T11:20:00Z">
                    <w:rPr>
                      <w:rFonts w:ascii="Calibri" w:eastAsia="Times New Roman" w:hAnsi="Calibri" w:cs="Calibri"/>
                    </w:rPr>
                  </w:rPrChange>
                </w:rPr>
                <w:t>3753,2</w:t>
              </w:r>
            </w:ins>
          </w:p>
        </w:tc>
        <w:tc>
          <w:tcPr>
            <w:tcW w:w="1938" w:type="dxa"/>
            <w:hideMark/>
          </w:tcPr>
          <w:p w:rsidR="00DC1881" w:rsidRPr="00DC1881" w:rsidRDefault="00DC1881" w:rsidP="00DC1881">
            <w:pPr>
              <w:cnfStyle w:val="000000100000"/>
              <w:rPr>
                <w:ins w:id="540" w:author="PC12345" w:date="2011-06-18T11:19:00Z"/>
                <w:rFonts w:ascii="Calibri" w:eastAsia="Times New Roman" w:hAnsi="Calibri" w:cs="Calibri"/>
                <w:b/>
                <w:bCs/>
                <w:sz w:val="22"/>
                <w:szCs w:val="22"/>
              </w:rPr>
            </w:pPr>
            <w:ins w:id="541" w:author="PC12345" w:date="2011-06-18T11:19:00Z">
              <w:r w:rsidRPr="00DC1881">
                <w:rPr>
                  <w:rFonts w:ascii="Calibri" w:eastAsia="Times New Roman" w:hAnsi="Calibri" w:cs="Calibri"/>
                  <w:b/>
                  <w:bCs/>
                  <w:sz w:val="22"/>
                  <w:szCs w:val="22"/>
                </w:rPr>
                <w:t xml:space="preserve"> $  337.400.000,00 </w:t>
              </w:r>
            </w:ins>
          </w:p>
        </w:tc>
        <w:tc>
          <w:tcPr>
            <w:tcW w:w="1804" w:type="dxa"/>
            <w:hideMark/>
          </w:tcPr>
          <w:p w:rsidR="00DC1881" w:rsidRPr="00DC1881" w:rsidRDefault="00DC1881" w:rsidP="00DC1881">
            <w:pPr>
              <w:cnfStyle w:val="000000100000"/>
              <w:rPr>
                <w:ins w:id="542" w:author="PC12345" w:date="2011-06-18T11:19:00Z"/>
                <w:rFonts w:ascii="Calibri" w:eastAsia="Times New Roman" w:hAnsi="Calibri" w:cs="Calibri"/>
                <w:sz w:val="22"/>
                <w:szCs w:val="22"/>
              </w:rPr>
            </w:pPr>
            <w:ins w:id="543" w:author="PC12345" w:date="2011-06-18T11:19:00Z">
              <w:r w:rsidRPr="00DC1881">
                <w:rPr>
                  <w:rFonts w:ascii="Calibri" w:eastAsia="Times New Roman" w:hAnsi="Calibri" w:cs="Calibri"/>
                  <w:sz w:val="22"/>
                  <w:szCs w:val="22"/>
                </w:rPr>
                <w:t xml:space="preserve"> $    371.140.000,00 </w:t>
              </w:r>
            </w:ins>
          </w:p>
        </w:tc>
      </w:tr>
    </w:tbl>
    <w:p w:rsidR="00C3243D" w:rsidRPr="00D60A5C" w:rsidDel="00F94497" w:rsidRDefault="00C3243D" w:rsidP="00D60A5C">
      <w:pPr>
        <w:jc w:val="both"/>
        <w:rPr>
          <w:del w:id="544" w:author="PC12345" w:date="2011-06-17T23:14:00Z"/>
          <w:rFonts w:asciiTheme="minorHAnsi" w:hAnsiTheme="minorHAnsi"/>
          <w:i/>
          <w:color w:val="0070C0"/>
          <w:sz w:val="22"/>
        </w:rPr>
      </w:pPr>
      <w:del w:id="545" w:author="PC12345" w:date="2011-06-17T23:14:00Z">
        <w:r w:rsidRPr="00D60A5C" w:rsidDel="00F94497">
          <w:rPr>
            <w:rFonts w:asciiTheme="minorHAnsi" w:hAnsiTheme="minorHAnsi"/>
            <w:i/>
            <w:color w:val="0070C0"/>
            <w:sz w:val="22"/>
          </w:rPr>
          <w:delText>Estimación y costos para cada proyecto, tener en cuenta la parte tecnológica</w:delText>
        </w:r>
        <w:r w:rsidR="00896F74" w:rsidDel="00F94497">
          <w:rPr>
            <w:rFonts w:asciiTheme="minorHAnsi" w:hAnsiTheme="minorHAnsi"/>
            <w:i/>
            <w:color w:val="0070C0"/>
            <w:sz w:val="22"/>
          </w:rPr>
          <w:delText>. Basarse en la estimación realizada en una de las entregas.</w:delText>
        </w:r>
      </w:del>
    </w:p>
    <w:p w:rsidR="005E1C7B" w:rsidDel="00F94497" w:rsidRDefault="00E34196">
      <w:pPr>
        <w:jc w:val="both"/>
        <w:rPr>
          <w:del w:id="546" w:author="PC12345" w:date="2011-06-17T23:14:00Z"/>
          <w:rFonts w:asciiTheme="minorHAnsi" w:hAnsiTheme="minorHAnsi"/>
          <w:color w:val="auto"/>
          <w:sz w:val="22"/>
        </w:rPr>
      </w:pPr>
      <w:del w:id="547" w:author="PC12345" w:date="2011-06-17T23:14:00Z">
        <w:r w:rsidDel="00F94497">
          <w:rPr>
            <w:rFonts w:asciiTheme="minorHAnsi" w:hAnsiTheme="minorHAnsi"/>
            <w:color w:val="auto"/>
            <w:sz w:val="22"/>
          </w:rPr>
          <w:delText>william</w:delText>
        </w:r>
      </w:del>
    </w:p>
    <w:p w:rsidR="00000000" w:rsidRDefault="00BE5F50">
      <w:pPr>
        <w:jc w:val="both"/>
        <w:rPr>
          <w:rFonts w:asciiTheme="minorHAnsi" w:hAnsiTheme="minorHAnsi"/>
          <w:b/>
          <w:smallCaps/>
          <w:sz w:val="22"/>
        </w:rPr>
        <w:pPrChange w:id="548" w:author="PC12345" w:date="2011-06-17T23:14:00Z">
          <w:pPr>
            <w:jc w:val="both"/>
            <w:outlineLvl w:val="1"/>
          </w:pPr>
        </w:pPrChange>
      </w:pPr>
    </w:p>
    <w:p w:rsidR="00C3243D" w:rsidRDefault="00C3243D" w:rsidP="00406852">
      <w:pPr>
        <w:pStyle w:val="Prrafodelista"/>
        <w:numPr>
          <w:ilvl w:val="1"/>
          <w:numId w:val="1"/>
        </w:numPr>
        <w:jc w:val="both"/>
        <w:outlineLvl w:val="1"/>
        <w:rPr>
          <w:rFonts w:asciiTheme="minorHAnsi" w:hAnsiTheme="minorHAnsi"/>
          <w:b/>
          <w:smallCaps/>
          <w:sz w:val="22"/>
        </w:rPr>
      </w:pPr>
      <w:bookmarkStart w:id="549" w:name="_Toc295643400"/>
      <w:r>
        <w:rPr>
          <w:rFonts w:asciiTheme="minorHAnsi" w:hAnsiTheme="minorHAnsi"/>
          <w:b/>
          <w:smallCaps/>
          <w:sz w:val="22"/>
        </w:rPr>
        <w:t>Planeación de la implementación</w:t>
      </w:r>
      <w:bookmarkEnd w:id="549"/>
    </w:p>
    <w:p w:rsidR="00C3243D" w:rsidRDefault="00C3243D" w:rsidP="00D60A5C">
      <w:pPr>
        <w:jc w:val="both"/>
        <w:outlineLvl w:val="1"/>
        <w:rPr>
          <w:rFonts w:asciiTheme="minorHAnsi" w:hAnsiTheme="minorHAnsi"/>
          <w:b/>
          <w:smallCaps/>
          <w:sz w:val="22"/>
        </w:rPr>
      </w:pPr>
    </w:p>
    <w:p w:rsidR="00C3243D" w:rsidRDefault="00C3243D" w:rsidP="00D60A5C">
      <w:pPr>
        <w:jc w:val="both"/>
        <w:rPr>
          <w:rFonts w:asciiTheme="minorHAnsi" w:hAnsiTheme="minorHAnsi"/>
          <w:i/>
          <w:color w:val="0070C0"/>
          <w:sz w:val="22"/>
        </w:rPr>
      </w:pPr>
      <w:r w:rsidRPr="00D60A5C">
        <w:rPr>
          <w:rFonts w:asciiTheme="minorHAnsi" w:hAnsiTheme="minorHAnsi"/>
          <w:i/>
          <w:color w:val="0070C0"/>
          <w:sz w:val="22"/>
        </w:rPr>
        <w:t>Planeación de actividades por cada proyecto y su cronograma</w:t>
      </w:r>
    </w:p>
    <w:p w:rsidR="00E34196" w:rsidRPr="00D60A5C" w:rsidRDefault="00E34196" w:rsidP="00D60A5C">
      <w:pPr>
        <w:jc w:val="both"/>
        <w:rPr>
          <w:rFonts w:asciiTheme="minorHAnsi" w:hAnsiTheme="minorHAnsi"/>
          <w:i/>
          <w:color w:val="0070C0"/>
          <w:sz w:val="22"/>
        </w:rPr>
      </w:pP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mauricio</w:t>
      </w:r>
      <w:proofErr w:type="spellEnd"/>
      <w:proofErr w:type="gramEnd"/>
    </w:p>
    <w:p w:rsidR="00C3243D" w:rsidRPr="00D60A5C" w:rsidRDefault="00C3243D" w:rsidP="00D60A5C">
      <w:pPr>
        <w:jc w:val="both"/>
        <w:outlineLvl w:val="1"/>
        <w:rPr>
          <w:rFonts w:asciiTheme="minorHAnsi" w:hAnsiTheme="minorHAnsi"/>
          <w:b/>
          <w:smallCaps/>
          <w:sz w:val="22"/>
        </w:rPr>
      </w:pPr>
    </w:p>
    <w:p w:rsidR="00176598" w:rsidRPr="00D60A5C" w:rsidRDefault="00C3243D" w:rsidP="00406852">
      <w:pPr>
        <w:pStyle w:val="Prrafodelista"/>
        <w:numPr>
          <w:ilvl w:val="1"/>
          <w:numId w:val="1"/>
        </w:numPr>
        <w:jc w:val="both"/>
        <w:outlineLvl w:val="1"/>
        <w:rPr>
          <w:rFonts w:asciiTheme="minorHAnsi" w:hAnsiTheme="minorHAnsi"/>
          <w:sz w:val="22"/>
        </w:rPr>
      </w:pPr>
      <w:bookmarkStart w:id="550" w:name="_Toc295643401"/>
      <w:r w:rsidRPr="00D60A5C">
        <w:rPr>
          <w:rFonts w:asciiTheme="minorHAnsi" w:hAnsiTheme="minorHAnsi"/>
          <w:b/>
          <w:smallCaps/>
          <w:sz w:val="22"/>
        </w:rPr>
        <w:t>Gestión de riesgos</w:t>
      </w:r>
      <w:bookmarkEnd w:id="550"/>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Risk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w:t>
      </w:r>
      <w:proofErr w:type="spellEnd"/>
      <w:r w:rsidRPr="00AD5D16">
        <w:rPr>
          <w:rFonts w:asciiTheme="minorHAnsi" w:hAnsiTheme="minorHAnsi"/>
          <w:b/>
          <w:sz w:val="22"/>
          <w:szCs w:val="22"/>
        </w:rPr>
        <w:t xml:space="preserve"> </w:t>
      </w:r>
      <w:proofErr w:type="spellStart"/>
      <w:r w:rsidRPr="00AD5D16">
        <w:rPr>
          <w:rFonts w:asciiTheme="minorHAnsi" w:hAnsiTheme="minorHAnsi"/>
          <w:b/>
          <w:sz w:val="22"/>
          <w:szCs w:val="22"/>
        </w:rPr>
        <w:t>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551" w:name="_Toc295581872"/>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20</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551"/>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proofErr w:type="spellStart"/>
            <w:r w:rsidRPr="00AD5D16">
              <w:rPr>
                <w:rFonts w:asciiTheme="minorHAnsi" w:hAnsiTheme="minorHAnsi"/>
              </w:rPr>
              <w:t>volumenes</w:t>
            </w:r>
            <w:proofErr w:type="spellEnd"/>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proofErr w:type="spellStart"/>
            <w:r w:rsidRPr="00AD5D16">
              <w:rPr>
                <w:rFonts w:asciiTheme="minorHAnsi" w:hAnsiTheme="minorHAnsi"/>
              </w:rPr>
              <w:t>asi</w:t>
            </w:r>
            <w:proofErr w:type="spellEnd"/>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proofErr w:type="spellStart"/>
            <w:r w:rsidRPr="00AD5D16">
              <w:rPr>
                <w:rFonts w:asciiTheme="minorHAnsi" w:hAnsiTheme="minorHAnsi"/>
              </w:rPr>
              <w:t>volumenes</w:t>
            </w:r>
            <w:proofErr w:type="spellEnd"/>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52" w:name="_Toc295581873"/>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21</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552"/>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53" w:name="_Toc295581874"/>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22</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553"/>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proofErr w:type="spellStart"/>
            <w:r w:rsidRPr="00443CF9">
              <w:rPr>
                <w:rFonts w:asciiTheme="minorHAnsi" w:hAnsiTheme="minorHAnsi"/>
              </w:rPr>
              <w:t>auditoria</w:t>
            </w:r>
            <w:proofErr w:type="spellEnd"/>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proofErr w:type="spellStart"/>
            <w:r w:rsidRPr="00443CF9">
              <w:rPr>
                <w:rFonts w:asciiTheme="minorHAnsi" w:hAnsiTheme="minorHAnsi"/>
              </w:rPr>
              <w:t>estancarón</w:t>
            </w:r>
            <w:proofErr w:type="spellEnd"/>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proofErr w:type="spellStart"/>
            <w:r w:rsidRPr="00443CF9">
              <w:rPr>
                <w:rFonts w:asciiTheme="minorHAnsi" w:hAnsiTheme="minorHAnsi"/>
              </w:rPr>
              <w:t>sitemas</w:t>
            </w:r>
            <w:proofErr w:type="spellEnd"/>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54" w:name="_Toc295581875"/>
      <w:r w:rsidRPr="00ED1E8D">
        <w:rPr>
          <w:rFonts w:asciiTheme="minorHAnsi" w:hAnsiTheme="minorHAnsi"/>
          <w:color w:val="auto"/>
          <w:sz w:val="20"/>
        </w:rPr>
        <w:t xml:space="preserve">Tabla </w:t>
      </w:r>
      <w:r w:rsidR="009A4094"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9A4094" w:rsidRPr="00ED1E8D">
        <w:rPr>
          <w:rFonts w:asciiTheme="minorHAnsi" w:hAnsiTheme="minorHAnsi"/>
          <w:color w:val="auto"/>
          <w:sz w:val="20"/>
        </w:rPr>
        <w:fldChar w:fldCharType="separate"/>
      </w:r>
      <w:r w:rsidR="003A4038">
        <w:rPr>
          <w:rFonts w:asciiTheme="minorHAnsi" w:hAnsiTheme="minorHAnsi"/>
          <w:noProof/>
          <w:color w:val="auto"/>
          <w:sz w:val="20"/>
        </w:rPr>
        <w:t>23</w:t>
      </w:r>
      <w:r w:rsidR="009A4094"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554"/>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F06E4C">
      <w:pPr>
        <w:jc w:val="both"/>
        <w:rPr>
          <w:rFonts w:asciiTheme="minorHAnsi" w:hAnsiTheme="minorHAnsi"/>
          <w:sz w:val="22"/>
        </w:rPr>
      </w:pPr>
    </w:p>
    <w:p w:rsidR="00E34196" w:rsidRPr="00D60A5C" w:rsidRDefault="00E34196" w:rsidP="00E34196">
      <w:pPr>
        <w:jc w:val="both"/>
        <w:outlineLvl w:val="1"/>
        <w:rPr>
          <w:rFonts w:asciiTheme="minorHAnsi" w:hAnsiTheme="minorHAnsi"/>
          <w:b/>
          <w:smallCaps/>
          <w:sz w:val="22"/>
        </w:rPr>
      </w:pPr>
    </w:p>
    <w:p w:rsidR="00272633" w:rsidRPr="00272633" w:rsidRDefault="00E34196" w:rsidP="00406852">
      <w:pPr>
        <w:pStyle w:val="Prrafodelista"/>
        <w:numPr>
          <w:ilvl w:val="1"/>
          <w:numId w:val="1"/>
        </w:numPr>
        <w:jc w:val="both"/>
        <w:outlineLvl w:val="1"/>
        <w:rPr>
          <w:rFonts w:asciiTheme="minorHAnsi" w:hAnsiTheme="minorHAnsi" w:cstheme="minorHAnsi"/>
          <w:noProof/>
          <w:sz w:val="22"/>
          <w:szCs w:val="22"/>
          <w:lang w:val="es-ES"/>
        </w:rPr>
      </w:pPr>
      <w:bookmarkStart w:id="555" w:name="_Toc295643402"/>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555"/>
    </w:p>
    <w:p w:rsidR="00272633" w:rsidRPr="00272633" w:rsidRDefault="00272633" w:rsidP="00A853DB">
      <w:pPr>
        <w:jc w:val="both"/>
        <w:outlineLvl w:val="1"/>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lastRenderedPageBreak/>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676A26">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lastRenderedPageBreak/>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256"/>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E34196" w:rsidRDefault="00E34196">
      <w:pPr>
        <w:spacing w:after="200" w:line="276" w:lineRule="auto"/>
        <w:rPr>
          <w:rFonts w:asciiTheme="minorHAnsi" w:hAnsiTheme="minorHAnsi"/>
          <w:b/>
          <w:smallCaps/>
          <w:sz w:val="22"/>
        </w:rPr>
      </w:pPr>
    </w:p>
    <w:p w:rsidR="00D30A12" w:rsidRDefault="00D30A12" w:rsidP="00406852">
      <w:pPr>
        <w:pStyle w:val="Prrafodelista"/>
        <w:numPr>
          <w:ilvl w:val="0"/>
          <w:numId w:val="1"/>
        </w:numPr>
        <w:jc w:val="both"/>
        <w:outlineLvl w:val="0"/>
        <w:rPr>
          <w:rFonts w:asciiTheme="minorHAnsi" w:hAnsiTheme="minorHAnsi"/>
          <w:b/>
          <w:smallCaps/>
          <w:sz w:val="22"/>
        </w:rPr>
      </w:pPr>
      <w:bookmarkStart w:id="556" w:name="_Toc295643403"/>
      <w:r>
        <w:rPr>
          <w:rFonts w:asciiTheme="minorHAnsi" w:hAnsiTheme="minorHAnsi"/>
          <w:b/>
          <w:smallCaps/>
          <w:sz w:val="22"/>
        </w:rPr>
        <w:t>Lecciones Aprendidas</w:t>
      </w:r>
      <w:bookmarkEnd w:id="556"/>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557" w:name="_Toc295643404"/>
      <w:r>
        <w:rPr>
          <w:rFonts w:asciiTheme="minorHAnsi" w:hAnsiTheme="minorHAnsi"/>
          <w:b/>
          <w:smallCaps/>
          <w:sz w:val="22"/>
        </w:rPr>
        <w:t>Conclusiones</w:t>
      </w:r>
      <w:bookmarkEnd w:id="557"/>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558" w:name="_Toc295643405"/>
      <w:r>
        <w:rPr>
          <w:rFonts w:asciiTheme="minorHAnsi" w:hAnsiTheme="minorHAnsi"/>
          <w:b/>
          <w:smallCaps/>
          <w:sz w:val="22"/>
        </w:rPr>
        <w:t>Bibliografía</w:t>
      </w:r>
      <w:bookmarkEnd w:id="558"/>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[1] KENDRICK, TOM PMP. Identifying and Managing Project Risk. 2008</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36"/>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5F50" w:rsidRDefault="00BE5F50" w:rsidP="00AA0662">
      <w:r>
        <w:separator/>
      </w:r>
    </w:p>
  </w:endnote>
  <w:endnote w:type="continuationSeparator" w:id="0">
    <w:p w:rsidR="00BE5F50" w:rsidRDefault="00BE5F50"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982FEA" w:rsidRDefault="00F94497" w:rsidP="00CB3813">
    <w:pPr>
      <w:pStyle w:val="Piedepgina"/>
      <w:pBdr>
        <w:bottom w:val="single" w:sz="12" w:space="1" w:color="auto"/>
      </w:pBdr>
      <w:jc w:val="both"/>
      <w:rPr>
        <w:rFonts w:ascii="Calibri" w:hAnsi="Calibri"/>
      </w:rPr>
    </w:pPr>
  </w:p>
  <w:p w:rsidR="00F94497" w:rsidRPr="00982FEA" w:rsidRDefault="00F94497" w:rsidP="00CB3813">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F94497" w:rsidRPr="00982FEA" w:rsidRDefault="00F94497"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982FEA" w:rsidRDefault="00F94497" w:rsidP="00CB3813">
    <w:pPr>
      <w:pStyle w:val="Piedepgina"/>
      <w:pBdr>
        <w:bottom w:val="single" w:sz="12" w:space="1" w:color="auto"/>
      </w:pBdr>
      <w:jc w:val="both"/>
      <w:rPr>
        <w:rFonts w:ascii="Calibri" w:hAnsi="Calibri"/>
      </w:rPr>
    </w:pPr>
  </w:p>
  <w:p w:rsidR="00F94497" w:rsidRPr="00604E05" w:rsidRDefault="00F94497"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smallCaps/>
      </w:rPr>
      <w:t xml:space="preserve"> </w:t>
    </w:r>
    <w:r w:rsidRPr="00604E05">
      <w:rPr>
        <w:rFonts w:ascii="Calibri" w:hAnsi="Calibri"/>
        <w:b/>
      </w:rPr>
      <w:t xml:space="preserve">– </w:t>
    </w:r>
    <w:proofErr w:type="spellStart"/>
    <w:r w:rsidRPr="00604E05">
      <w:rPr>
        <w:rFonts w:ascii="Calibri" w:hAnsi="Calibri"/>
        <w:b/>
      </w:rPr>
      <w:t>Uniandes</w:t>
    </w:r>
    <w:proofErr w:type="spellEnd"/>
  </w:p>
  <w:p w:rsidR="00F94497" w:rsidRPr="00982FEA" w:rsidRDefault="00F94497"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009A4094" w:rsidRPr="00982FEA">
      <w:rPr>
        <w:rFonts w:ascii="Calibri" w:hAnsi="Calibri"/>
      </w:rPr>
      <w:fldChar w:fldCharType="begin"/>
    </w:r>
    <w:r w:rsidRPr="00982FEA">
      <w:rPr>
        <w:rFonts w:ascii="Calibri" w:hAnsi="Calibri"/>
      </w:rPr>
      <w:instrText xml:space="preserve"> PAGE   \* MERGEFORMAT </w:instrText>
    </w:r>
    <w:r w:rsidR="009A4094" w:rsidRPr="00982FEA">
      <w:rPr>
        <w:rFonts w:ascii="Calibri" w:hAnsi="Calibri"/>
      </w:rPr>
      <w:fldChar w:fldCharType="separate"/>
    </w:r>
    <w:r w:rsidR="00032FC7">
      <w:rPr>
        <w:rFonts w:ascii="Calibri" w:hAnsi="Calibri"/>
        <w:noProof/>
      </w:rPr>
      <w:t>40</w:t>
    </w:r>
    <w:r w:rsidR="009A4094"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5F50" w:rsidRDefault="00BE5F50" w:rsidP="00AA0662">
      <w:r>
        <w:separator/>
      </w:r>
    </w:p>
  </w:footnote>
  <w:footnote w:type="continuationSeparator" w:id="0">
    <w:p w:rsidR="00BE5F50" w:rsidRDefault="00BE5F50"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604E05" w:rsidRDefault="00F94497"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F94497" w:rsidRPr="00712276" w:rsidRDefault="00F94497"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F94497" w:rsidRPr="00712276" w:rsidRDefault="00F94497"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2">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7">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8"/>
  </w:num>
  <w:num w:numId="4">
    <w:abstractNumId w:val="20"/>
  </w:num>
  <w:num w:numId="5">
    <w:abstractNumId w:val="0"/>
  </w:num>
  <w:num w:numId="6">
    <w:abstractNumId w:val="7"/>
  </w:num>
  <w:num w:numId="7">
    <w:abstractNumId w:val="3"/>
  </w:num>
  <w:num w:numId="8">
    <w:abstractNumId w:val="26"/>
  </w:num>
  <w:num w:numId="9">
    <w:abstractNumId w:val="2"/>
  </w:num>
  <w:num w:numId="10">
    <w:abstractNumId w:val="25"/>
  </w:num>
  <w:num w:numId="11">
    <w:abstractNumId w:val="32"/>
  </w:num>
  <w:num w:numId="12">
    <w:abstractNumId w:val="31"/>
  </w:num>
  <w:num w:numId="13">
    <w:abstractNumId w:val="27"/>
  </w:num>
  <w:num w:numId="14">
    <w:abstractNumId w:val="10"/>
  </w:num>
  <w:num w:numId="15">
    <w:abstractNumId w:val="11"/>
  </w:num>
  <w:num w:numId="16">
    <w:abstractNumId w:val="13"/>
  </w:num>
  <w:num w:numId="17">
    <w:abstractNumId w:val="9"/>
  </w:num>
  <w:num w:numId="18">
    <w:abstractNumId w:val="34"/>
  </w:num>
  <w:num w:numId="19">
    <w:abstractNumId w:val="23"/>
  </w:num>
  <w:num w:numId="20">
    <w:abstractNumId w:val="35"/>
  </w:num>
  <w:num w:numId="21">
    <w:abstractNumId w:val="17"/>
  </w:num>
  <w:num w:numId="22">
    <w:abstractNumId w:val="33"/>
  </w:num>
  <w:num w:numId="23">
    <w:abstractNumId w:val="22"/>
  </w:num>
  <w:num w:numId="24">
    <w:abstractNumId w:val="19"/>
  </w:num>
  <w:num w:numId="25">
    <w:abstractNumId w:val="24"/>
  </w:num>
  <w:num w:numId="26">
    <w:abstractNumId w:val="14"/>
  </w:num>
  <w:num w:numId="27">
    <w:abstractNumId w:val="5"/>
  </w:num>
  <w:num w:numId="28">
    <w:abstractNumId w:val="28"/>
  </w:num>
  <w:num w:numId="29">
    <w:abstractNumId w:val="18"/>
  </w:num>
  <w:num w:numId="30">
    <w:abstractNumId w:val="16"/>
  </w:num>
  <w:num w:numId="31">
    <w:abstractNumId w:val="6"/>
  </w:num>
  <w:num w:numId="32">
    <w:abstractNumId w:val="21"/>
  </w:num>
  <w:num w:numId="33">
    <w:abstractNumId w:val="1"/>
  </w:num>
  <w:num w:numId="34">
    <w:abstractNumId w:val="29"/>
  </w:num>
  <w:num w:numId="35">
    <w:abstractNumId w:val="15"/>
  </w:num>
  <w:num w:numId="36">
    <w:abstractNumId w:val="4"/>
  </w:num>
  <w:num w:numId="37">
    <w:abstractNumId w:val="30"/>
  </w:num>
  <w:num w:numId="38">
    <w:abstractNumId w:val="37"/>
  </w:num>
  <w:num w:numId="39">
    <w:abstractNumId w:val="3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trackRevisions/>
  <w:defaultTabStop w:val="709"/>
  <w:hyphenationZone w:val="425"/>
  <w:drawingGridHorizontalSpacing w:val="100"/>
  <w:displayHorizontalDrawingGridEvery w:val="2"/>
  <w:characterSpacingControl w:val="doNotCompress"/>
  <w:hdrShapeDefaults>
    <o:shapedefaults v:ext="edit" spidmax="87042"/>
  </w:hdrShapeDefaults>
  <w:footnotePr>
    <w:footnote w:id="-1"/>
    <w:footnote w:id="0"/>
  </w:footnotePr>
  <w:endnotePr>
    <w:endnote w:id="-1"/>
    <w:endnote w:id="0"/>
  </w:endnotePr>
  <w:compat/>
  <w:rsids>
    <w:rsidRoot w:val="00AA0662"/>
    <w:rsid w:val="00000191"/>
    <w:rsid w:val="0000212F"/>
    <w:rsid w:val="0002110D"/>
    <w:rsid w:val="000211B1"/>
    <w:rsid w:val="00022276"/>
    <w:rsid w:val="00022818"/>
    <w:rsid w:val="0002574D"/>
    <w:rsid w:val="0003077D"/>
    <w:rsid w:val="00032FC7"/>
    <w:rsid w:val="00034390"/>
    <w:rsid w:val="00035C70"/>
    <w:rsid w:val="00042EA8"/>
    <w:rsid w:val="00045FB2"/>
    <w:rsid w:val="00053C6B"/>
    <w:rsid w:val="000629EA"/>
    <w:rsid w:val="00063F8F"/>
    <w:rsid w:val="0006400A"/>
    <w:rsid w:val="00071CD1"/>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537FC"/>
    <w:rsid w:val="00154B31"/>
    <w:rsid w:val="00156035"/>
    <w:rsid w:val="0015662F"/>
    <w:rsid w:val="001607FF"/>
    <w:rsid w:val="00167E5B"/>
    <w:rsid w:val="00176598"/>
    <w:rsid w:val="00180257"/>
    <w:rsid w:val="00184F7F"/>
    <w:rsid w:val="00195687"/>
    <w:rsid w:val="001A1B95"/>
    <w:rsid w:val="001A377B"/>
    <w:rsid w:val="001A68C6"/>
    <w:rsid w:val="001B0278"/>
    <w:rsid w:val="001B3F83"/>
    <w:rsid w:val="001B542F"/>
    <w:rsid w:val="001C3032"/>
    <w:rsid w:val="001C60F4"/>
    <w:rsid w:val="001D6FD8"/>
    <w:rsid w:val="001E3EFA"/>
    <w:rsid w:val="001E4AAA"/>
    <w:rsid w:val="001F05D6"/>
    <w:rsid w:val="001F42F2"/>
    <w:rsid w:val="00207A73"/>
    <w:rsid w:val="0021484D"/>
    <w:rsid w:val="00215AED"/>
    <w:rsid w:val="00217D2B"/>
    <w:rsid w:val="0022070B"/>
    <w:rsid w:val="0022350F"/>
    <w:rsid w:val="00224AEF"/>
    <w:rsid w:val="00225BD4"/>
    <w:rsid w:val="0022799F"/>
    <w:rsid w:val="00234976"/>
    <w:rsid w:val="00235830"/>
    <w:rsid w:val="0026292E"/>
    <w:rsid w:val="00265CE1"/>
    <w:rsid w:val="00272633"/>
    <w:rsid w:val="002769D9"/>
    <w:rsid w:val="002A24EF"/>
    <w:rsid w:val="002A3234"/>
    <w:rsid w:val="002A544E"/>
    <w:rsid w:val="002A6526"/>
    <w:rsid w:val="002B56D4"/>
    <w:rsid w:val="002B5707"/>
    <w:rsid w:val="002B69F3"/>
    <w:rsid w:val="002B7A70"/>
    <w:rsid w:val="002C2C6C"/>
    <w:rsid w:val="002C7209"/>
    <w:rsid w:val="002D34BD"/>
    <w:rsid w:val="002D53B8"/>
    <w:rsid w:val="002E0CDF"/>
    <w:rsid w:val="002E52FA"/>
    <w:rsid w:val="002E5AAE"/>
    <w:rsid w:val="002F6505"/>
    <w:rsid w:val="003065F0"/>
    <w:rsid w:val="003069D3"/>
    <w:rsid w:val="0031375E"/>
    <w:rsid w:val="003207B7"/>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C4CD9"/>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3E3D"/>
    <w:rsid w:val="004716D0"/>
    <w:rsid w:val="00472FD9"/>
    <w:rsid w:val="004824D9"/>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4F7EE4"/>
    <w:rsid w:val="00522C7A"/>
    <w:rsid w:val="00526A02"/>
    <w:rsid w:val="005274C9"/>
    <w:rsid w:val="00531D5F"/>
    <w:rsid w:val="00533FC2"/>
    <w:rsid w:val="0053470D"/>
    <w:rsid w:val="00534B5A"/>
    <w:rsid w:val="00536DF7"/>
    <w:rsid w:val="00540163"/>
    <w:rsid w:val="005411C0"/>
    <w:rsid w:val="005430A9"/>
    <w:rsid w:val="00545FCD"/>
    <w:rsid w:val="005545EC"/>
    <w:rsid w:val="0056031E"/>
    <w:rsid w:val="00561388"/>
    <w:rsid w:val="005629F0"/>
    <w:rsid w:val="0056575D"/>
    <w:rsid w:val="0056774D"/>
    <w:rsid w:val="0057484A"/>
    <w:rsid w:val="005761D7"/>
    <w:rsid w:val="005770F4"/>
    <w:rsid w:val="0059600E"/>
    <w:rsid w:val="0059756F"/>
    <w:rsid w:val="005B599A"/>
    <w:rsid w:val="005B6743"/>
    <w:rsid w:val="005C0133"/>
    <w:rsid w:val="005C3B3C"/>
    <w:rsid w:val="005C58F7"/>
    <w:rsid w:val="005C6FC0"/>
    <w:rsid w:val="005E1C7B"/>
    <w:rsid w:val="005E54D3"/>
    <w:rsid w:val="005E7D59"/>
    <w:rsid w:val="00604844"/>
    <w:rsid w:val="00604E05"/>
    <w:rsid w:val="00613F60"/>
    <w:rsid w:val="00614828"/>
    <w:rsid w:val="006155DB"/>
    <w:rsid w:val="00615DB7"/>
    <w:rsid w:val="006169BA"/>
    <w:rsid w:val="00625B0E"/>
    <w:rsid w:val="00631C69"/>
    <w:rsid w:val="006401C9"/>
    <w:rsid w:val="00644B13"/>
    <w:rsid w:val="00650B72"/>
    <w:rsid w:val="00656EC9"/>
    <w:rsid w:val="006750F7"/>
    <w:rsid w:val="00676A26"/>
    <w:rsid w:val="006842C9"/>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7C08"/>
    <w:rsid w:val="007741BE"/>
    <w:rsid w:val="00776C74"/>
    <w:rsid w:val="00782C32"/>
    <w:rsid w:val="0078413A"/>
    <w:rsid w:val="007870BF"/>
    <w:rsid w:val="00792145"/>
    <w:rsid w:val="00794F4F"/>
    <w:rsid w:val="007A0916"/>
    <w:rsid w:val="007A668C"/>
    <w:rsid w:val="007B1BF5"/>
    <w:rsid w:val="007B67F0"/>
    <w:rsid w:val="007B7EE0"/>
    <w:rsid w:val="007D7744"/>
    <w:rsid w:val="007E7275"/>
    <w:rsid w:val="007F74CA"/>
    <w:rsid w:val="0080105E"/>
    <w:rsid w:val="00801AA6"/>
    <w:rsid w:val="00804D62"/>
    <w:rsid w:val="00813EF3"/>
    <w:rsid w:val="00817ED2"/>
    <w:rsid w:val="00824229"/>
    <w:rsid w:val="00830E02"/>
    <w:rsid w:val="00830EDD"/>
    <w:rsid w:val="00836CE3"/>
    <w:rsid w:val="00842058"/>
    <w:rsid w:val="00842EEE"/>
    <w:rsid w:val="008476AF"/>
    <w:rsid w:val="00857922"/>
    <w:rsid w:val="00866036"/>
    <w:rsid w:val="00866E12"/>
    <w:rsid w:val="008745F4"/>
    <w:rsid w:val="00880E53"/>
    <w:rsid w:val="0088296E"/>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4842"/>
    <w:rsid w:val="00916535"/>
    <w:rsid w:val="00916BE8"/>
    <w:rsid w:val="009210CB"/>
    <w:rsid w:val="009259A4"/>
    <w:rsid w:val="00927D9D"/>
    <w:rsid w:val="00932BF6"/>
    <w:rsid w:val="00936910"/>
    <w:rsid w:val="00940C19"/>
    <w:rsid w:val="009438BC"/>
    <w:rsid w:val="00953F1A"/>
    <w:rsid w:val="00956F70"/>
    <w:rsid w:val="00973B8F"/>
    <w:rsid w:val="00973EC1"/>
    <w:rsid w:val="00982FEA"/>
    <w:rsid w:val="00992129"/>
    <w:rsid w:val="009A22CD"/>
    <w:rsid w:val="009A25A3"/>
    <w:rsid w:val="009A37DD"/>
    <w:rsid w:val="009A4094"/>
    <w:rsid w:val="009A68E1"/>
    <w:rsid w:val="009B38C3"/>
    <w:rsid w:val="009C0C13"/>
    <w:rsid w:val="009D16F3"/>
    <w:rsid w:val="009D4697"/>
    <w:rsid w:val="009D4C62"/>
    <w:rsid w:val="009D555B"/>
    <w:rsid w:val="009E0764"/>
    <w:rsid w:val="009E2C7C"/>
    <w:rsid w:val="009E3B2A"/>
    <w:rsid w:val="009F07B4"/>
    <w:rsid w:val="009F2C90"/>
    <w:rsid w:val="009F6757"/>
    <w:rsid w:val="009F7B69"/>
    <w:rsid w:val="00A10165"/>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838EF"/>
    <w:rsid w:val="00A853DB"/>
    <w:rsid w:val="00A95B85"/>
    <w:rsid w:val="00AA0662"/>
    <w:rsid w:val="00AA0DDB"/>
    <w:rsid w:val="00AA16B6"/>
    <w:rsid w:val="00AA316A"/>
    <w:rsid w:val="00AB0D39"/>
    <w:rsid w:val="00AB24FA"/>
    <w:rsid w:val="00AB2992"/>
    <w:rsid w:val="00AB308B"/>
    <w:rsid w:val="00AB497C"/>
    <w:rsid w:val="00AB600A"/>
    <w:rsid w:val="00AB77FF"/>
    <w:rsid w:val="00AC2E8F"/>
    <w:rsid w:val="00AC6E3C"/>
    <w:rsid w:val="00AD0D6C"/>
    <w:rsid w:val="00AD5D16"/>
    <w:rsid w:val="00AD5EA9"/>
    <w:rsid w:val="00AE05EC"/>
    <w:rsid w:val="00AE0EE4"/>
    <w:rsid w:val="00AE2079"/>
    <w:rsid w:val="00AE449A"/>
    <w:rsid w:val="00AF1684"/>
    <w:rsid w:val="00AF662E"/>
    <w:rsid w:val="00AF76D8"/>
    <w:rsid w:val="00B103E1"/>
    <w:rsid w:val="00B160D8"/>
    <w:rsid w:val="00B268B8"/>
    <w:rsid w:val="00B37787"/>
    <w:rsid w:val="00B616CB"/>
    <w:rsid w:val="00B645FA"/>
    <w:rsid w:val="00B723D7"/>
    <w:rsid w:val="00B80726"/>
    <w:rsid w:val="00B80BAF"/>
    <w:rsid w:val="00B83334"/>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E5F50"/>
    <w:rsid w:val="00BF05B3"/>
    <w:rsid w:val="00BF220A"/>
    <w:rsid w:val="00BF7CC4"/>
    <w:rsid w:val="00C03229"/>
    <w:rsid w:val="00C038C8"/>
    <w:rsid w:val="00C06052"/>
    <w:rsid w:val="00C1254B"/>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80CA2"/>
    <w:rsid w:val="00C81910"/>
    <w:rsid w:val="00C8321E"/>
    <w:rsid w:val="00C84EA2"/>
    <w:rsid w:val="00C85016"/>
    <w:rsid w:val="00C878EA"/>
    <w:rsid w:val="00C94502"/>
    <w:rsid w:val="00CA2DC8"/>
    <w:rsid w:val="00CA3929"/>
    <w:rsid w:val="00CA526A"/>
    <w:rsid w:val="00CA670F"/>
    <w:rsid w:val="00CB08D2"/>
    <w:rsid w:val="00CB3813"/>
    <w:rsid w:val="00CB394E"/>
    <w:rsid w:val="00CC0EAA"/>
    <w:rsid w:val="00CC139F"/>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60A5C"/>
    <w:rsid w:val="00D61257"/>
    <w:rsid w:val="00D74099"/>
    <w:rsid w:val="00D76FC5"/>
    <w:rsid w:val="00D810D5"/>
    <w:rsid w:val="00D828E7"/>
    <w:rsid w:val="00D87632"/>
    <w:rsid w:val="00D87B05"/>
    <w:rsid w:val="00D9051B"/>
    <w:rsid w:val="00D95035"/>
    <w:rsid w:val="00D96A6B"/>
    <w:rsid w:val="00DA31EA"/>
    <w:rsid w:val="00DA4AD6"/>
    <w:rsid w:val="00DB548E"/>
    <w:rsid w:val="00DC0725"/>
    <w:rsid w:val="00DC1881"/>
    <w:rsid w:val="00DC444C"/>
    <w:rsid w:val="00DC5797"/>
    <w:rsid w:val="00DC6C82"/>
    <w:rsid w:val="00DD315B"/>
    <w:rsid w:val="00DD4008"/>
    <w:rsid w:val="00DD51A9"/>
    <w:rsid w:val="00DD7FFA"/>
    <w:rsid w:val="00DE44BD"/>
    <w:rsid w:val="00DE5CC7"/>
    <w:rsid w:val="00DF3B5A"/>
    <w:rsid w:val="00E0076C"/>
    <w:rsid w:val="00E01693"/>
    <w:rsid w:val="00E114C7"/>
    <w:rsid w:val="00E11CE8"/>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F03655"/>
    <w:rsid w:val="00F06E4C"/>
    <w:rsid w:val="00F153F1"/>
    <w:rsid w:val="00F1659E"/>
    <w:rsid w:val="00F171A3"/>
    <w:rsid w:val="00F2327B"/>
    <w:rsid w:val="00F31023"/>
    <w:rsid w:val="00F31D88"/>
    <w:rsid w:val="00F3400B"/>
    <w:rsid w:val="00F372E6"/>
    <w:rsid w:val="00F4367B"/>
    <w:rsid w:val="00F44BA1"/>
    <w:rsid w:val="00F47517"/>
    <w:rsid w:val="00F51B7C"/>
    <w:rsid w:val="00F60729"/>
    <w:rsid w:val="00F6568F"/>
    <w:rsid w:val="00F80281"/>
    <w:rsid w:val="00F81EBB"/>
    <w:rsid w:val="00F86C72"/>
    <w:rsid w:val="00F91534"/>
    <w:rsid w:val="00F94497"/>
    <w:rsid w:val="00FA086B"/>
    <w:rsid w:val="00FA0CF1"/>
    <w:rsid w:val="00FA0DD5"/>
    <w:rsid w:val="00FA1BA8"/>
    <w:rsid w:val="00FC0934"/>
    <w:rsid w:val="00FC3519"/>
    <w:rsid w:val="00FE179D"/>
    <w:rsid w:val="00FE208A"/>
    <w:rsid w:val="00FE644B"/>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381488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07045121">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DDE32-D31A-4471-B472-8F640A6CFC5E}">
  <ds:schemaRefs>
    <ds:schemaRef ds:uri="http://schemas.openxmlformats.org/officeDocument/2006/bibliography"/>
  </ds:schemaRefs>
</ds:datastoreItem>
</file>

<file path=customXml/itemProps2.xml><?xml version="1.0" encoding="utf-8"?>
<ds:datastoreItem xmlns:ds="http://schemas.openxmlformats.org/officeDocument/2006/customXml" ds:itemID="{CF514B3E-5F07-4D15-88A3-20D9A3C4D19F}">
  <ds:schemaRefs>
    <ds:schemaRef ds:uri="http://schemas.openxmlformats.org/officeDocument/2006/bibliography"/>
  </ds:schemaRefs>
</ds:datastoreItem>
</file>

<file path=customXml/itemProps3.xml><?xml version="1.0" encoding="utf-8"?>
<ds:datastoreItem xmlns:ds="http://schemas.openxmlformats.org/officeDocument/2006/customXml" ds:itemID="{C0348FC5-FCC8-4F5C-8EC8-1D9C0252E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51</Pages>
  <Words>14186</Words>
  <Characters>75867</Characters>
  <Application>Microsoft Office Word</Application>
  <DocSecurity>0</DocSecurity>
  <Lines>3475</Lines>
  <Paragraphs>2401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87893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48</cp:revision>
  <dcterms:created xsi:type="dcterms:W3CDTF">2011-06-04T12:13:00Z</dcterms:created>
  <dcterms:modified xsi:type="dcterms:W3CDTF">2011-06-18T16:21:00Z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